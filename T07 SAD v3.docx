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8478CD8" w:rsidP="13CE4558" w:rsidRDefault="00A5634E" w14:paraId="7847F89B" w14:textId="34D641E6">
      <w:pPr>
        <w:spacing w:line="259" w:lineRule="auto"/>
      </w:pPr>
      <w:r>
        <w:rPr>
          <w:b/>
          <w:bCs/>
          <w:sz w:val="56"/>
          <w:szCs w:val="56"/>
        </w:rPr>
        <w:t>Elevator</w:t>
      </w:r>
      <w:r w:rsidRPr="13CE4558" w:rsidR="4702E223">
        <w:rPr>
          <w:b/>
          <w:bCs/>
          <w:sz w:val="56"/>
          <w:szCs w:val="56"/>
        </w:rPr>
        <w:t xml:space="preserve"> Controller</w:t>
      </w:r>
    </w:p>
    <w:p w:rsidRPr="009840FA" w:rsidR="009840FA" w:rsidP="00FC4641" w:rsidRDefault="009840FA" w14:paraId="668EA60B" w14:textId="77777777">
      <w:pPr>
        <w:rPr>
          <w:sz w:val="56"/>
          <w:szCs w:val="56"/>
        </w:rPr>
      </w:pPr>
    </w:p>
    <w:p w:rsidR="0E10E2B5" w:rsidRDefault="0E10E2B5" w14:paraId="7A73378F" w14:textId="34965686">
      <w:r w:rsidRPr="7166BB9A">
        <w:rPr>
          <w:rFonts w:ascii="Times New Roman" w:hAnsi="Times New Roman" w:eastAsia="Times New Roman" w:cs="Times New Roman"/>
          <w:i/>
          <w:iCs/>
          <w:color w:val="000000" w:themeColor="text1"/>
          <w:sz w:val="56"/>
          <w:szCs w:val="56"/>
        </w:rPr>
        <w:t xml:space="preserve">Software Architecture Design </w:t>
      </w:r>
      <w:r w:rsidRPr="7166BB9A">
        <w:rPr>
          <w:rFonts w:ascii="Cambria" w:hAnsi="Cambria" w:eastAsia="Cambria" w:cs="Cambria"/>
          <w:sz w:val="56"/>
          <w:szCs w:val="56"/>
        </w:rPr>
        <w:t xml:space="preserve"> </w:t>
      </w:r>
    </w:p>
    <w:p w:rsidRPr="009840FA" w:rsidR="009840FA" w:rsidP="00FC4641" w:rsidRDefault="009840FA" w14:paraId="49ECF8FA" w14:textId="77777777">
      <w:pPr>
        <w:rPr>
          <w:i/>
          <w:sz w:val="56"/>
          <w:szCs w:val="56"/>
        </w:rPr>
      </w:pPr>
    </w:p>
    <w:p w:rsidR="0E10E2B5" w:rsidP="7166BB9A" w:rsidRDefault="0E10E2B5" w14:paraId="624B41B2" w14:textId="119D0DA6">
      <w:pPr>
        <w:rPr>
          <w:rFonts w:ascii="Cambria" w:hAnsi="Cambria" w:eastAsia="Cambria" w:cs="Cambria"/>
          <w:sz w:val="36"/>
          <w:szCs w:val="36"/>
        </w:rPr>
      </w:pPr>
      <w:r w:rsidRPr="7166BB9A">
        <w:rPr>
          <w:rFonts w:ascii="Times New Roman" w:hAnsi="Times New Roman" w:eastAsia="Times New Roman" w:cs="Times New Roman"/>
          <w:i/>
          <w:iCs/>
          <w:color w:val="000000" w:themeColor="text1"/>
          <w:sz w:val="36"/>
          <w:szCs w:val="36"/>
        </w:rPr>
        <w:t xml:space="preserve">SAD Version </w:t>
      </w:r>
      <w:r w:rsidR="002346C3">
        <w:rPr>
          <w:rFonts w:ascii="Times New Roman" w:hAnsi="Times New Roman" w:eastAsia="Times New Roman" w:cs="Times New Roman"/>
          <w:i/>
          <w:iCs/>
          <w:color w:val="000000" w:themeColor="text1"/>
          <w:sz w:val="36"/>
          <w:szCs w:val="36"/>
        </w:rPr>
        <w:t>2</w:t>
      </w:r>
      <w:r w:rsidRPr="7166BB9A">
        <w:rPr>
          <w:rFonts w:ascii="Times New Roman" w:hAnsi="Times New Roman" w:eastAsia="Times New Roman" w:cs="Times New Roman"/>
          <w:i/>
          <w:iCs/>
          <w:color w:val="000000" w:themeColor="text1"/>
          <w:sz w:val="36"/>
          <w:szCs w:val="36"/>
        </w:rPr>
        <w:t>.0</w:t>
      </w:r>
    </w:p>
    <w:p w:rsidRPr="009840FA" w:rsidR="009840FA" w:rsidP="00FC4641" w:rsidRDefault="009840FA" w14:paraId="7DA44856" w14:textId="77777777">
      <w:pPr>
        <w:rPr>
          <w:sz w:val="56"/>
          <w:szCs w:val="56"/>
        </w:rPr>
      </w:pPr>
    </w:p>
    <w:p w:rsidR="009840FA" w:rsidP="00FC4641" w:rsidRDefault="009840FA" w14:paraId="2277F784" w14:textId="77777777">
      <w:pPr>
        <w:rPr>
          <w:sz w:val="48"/>
          <w:szCs w:val="48"/>
        </w:rPr>
      </w:pPr>
    </w:p>
    <w:p w:rsidRPr="009840FA" w:rsidR="009840FA" w:rsidP="00FC4641" w:rsidRDefault="009840FA" w14:paraId="085D0CD2" w14:textId="27AB1608">
      <w:pPr>
        <w:rPr>
          <w:sz w:val="48"/>
          <w:szCs w:val="48"/>
        </w:rPr>
      </w:pPr>
      <w:r w:rsidRPr="009840FA">
        <w:rPr>
          <w:sz w:val="48"/>
          <w:szCs w:val="48"/>
        </w:rPr>
        <w:t>Team #</w:t>
      </w:r>
      <w:r w:rsidRPr="7166BB9A" w:rsidR="724CC660">
        <w:rPr>
          <w:sz w:val="48"/>
          <w:szCs w:val="48"/>
        </w:rPr>
        <w:t>7</w:t>
      </w:r>
    </w:p>
    <w:p w:rsidR="724CC660" w:rsidP="7166BB9A" w:rsidRDefault="002346C3" w14:paraId="63617344" w14:textId="0737BA8A">
      <w:pPr>
        <w:spacing w:line="259" w:lineRule="auto"/>
      </w:pPr>
      <w:r>
        <w:rPr>
          <w:sz w:val="48"/>
          <w:szCs w:val="48"/>
        </w:rPr>
        <w:t>13</w:t>
      </w:r>
      <w:r w:rsidRPr="7166BB9A" w:rsidR="724CC660">
        <w:rPr>
          <w:sz w:val="48"/>
          <w:szCs w:val="48"/>
        </w:rPr>
        <w:t xml:space="preserve"> November 2025</w:t>
      </w:r>
    </w:p>
    <w:p w:rsidR="00332510" w:rsidP="00FC4641" w:rsidRDefault="00332510" w14:paraId="1BB9F9E6" w14:textId="77777777">
      <w:pPr>
        <w:rPr>
          <w:sz w:val="56"/>
          <w:szCs w:val="56"/>
        </w:rPr>
      </w:pPr>
    </w:p>
    <w:p w:rsidR="00332510" w:rsidP="00FC4641" w:rsidRDefault="00332510" w14:paraId="3464844B" w14:textId="125F00F3">
      <w:pPr>
        <w:rPr>
          <w:sz w:val="56"/>
          <w:szCs w:val="56"/>
        </w:rPr>
      </w:pPr>
    </w:p>
    <w:p w:rsidR="724CC660" w:rsidP="7166BB9A" w:rsidRDefault="724CC660" w14:paraId="69E4E3EB" w14:textId="7387FC6F">
      <w:pPr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</w:pPr>
      <w:r w:rsidRPr="7166BB9A"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  <w:t>Youssef Amin</w:t>
      </w:r>
    </w:p>
    <w:p w:rsidR="724CC660" w:rsidP="7166BB9A" w:rsidRDefault="724CC660" w14:paraId="0ECCAB2E" w14:textId="1964A807">
      <w:pPr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</w:pPr>
      <w:r w:rsidRPr="7166BB9A"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  <w:t>Valerie Barker (manager)</w:t>
      </w:r>
    </w:p>
    <w:p w:rsidR="724CC660" w:rsidP="7166BB9A" w:rsidRDefault="724CC660" w14:paraId="0BE05B82" w14:textId="2177050D">
      <w:pPr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</w:pPr>
      <w:r w:rsidRPr="7166BB9A"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  <w:t>Natalie Runyan</w:t>
      </w:r>
    </w:p>
    <w:p w:rsidR="724CC660" w:rsidP="7166BB9A" w:rsidRDefault="724CC660" w14:paraId="2FD3F3A5" w14:textId="005FFF5F">
      <w:pPr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</w:pPr>
      <w:r w:rsidRPr="7166BB9A"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  <w:t>Daniel Thompson</w:t>
      </w:r>
    </w:p>
    <w:p w:rsidR="724CC660" w:rsidP="7166BB9A" w:rsidRDefault="724CC660" w14:paraId="619CF842" w14:textId="5680FB24">
      <w:pPr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</w:pPr>
      <w:r w:rsidRPr="7166BB9A">
        <w:rPr>
          <w:rFonts w:ascii="Times New Roman" w:hAnsi="Times New Roman" w:eastAsia="Times New Roman" w:cs="Times New Roman"/>
          <w:color w:val="000000" w:themeColor="text1"/>
          <w:sz w:val="44"/>
          <w:szCs w:val="44"/>
        </w:rPr>
        <w:t>Joel Villarreal</w:t>
      </w:r>
    </w:p>
    <w:p w:rsidR="7166BB9A" w:rsidP="7166BB9A" w:rsidRDefault="7166BB9A" w14:paraId="08D05513" w14:textId="7A044B97">
      <w:pPr>
        <w:rPr>
          <w:sz w:val="44"/>
          <w:szCs w:val="44"/>
        </w:rPr>
      </w:pPr>
    </w:p>
    <w:p w:rsidR="00AB5349" w:rsidP="00FC4641" w:rsidRDefault="00AB5349" w14:paraId="66F2C7B3" w14:textId="77777777">
      <w:pPr>
        <w:rPr>
          <w:sz w:val="56"/>
          <w:szCs w:val="56"/>
        </w:rPr>
      </w:pPr>
    </w:p>
    <w:p w:rsidRPr="009840FA" w:rsidR="00AB5349" w:rsidP="00FC4641" w:rsidRDefault="00AB5349" w14:paraId="0AE41518" w14:textId="77777777">
      <w:pPr>
        <w:rPr>
          <w:sz w:val="56"/>
          <w:szCs w:val="56"/>
        </w:rPr>
      </w:pPr>
    </w:p>
    <w:p w:rsidRPr="00907BB4" w:rsidR="009840FA" w:rsidP="00FC4641" w:rsidRDefault="00AB5349" w14:paraId="24EE8370" w14:textId="484162AE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CS 460 Software Engineering</w:t>
      </w:r>
    </w:p>
    <w:p w:rsidR="00A17024" w:rsidRDefault="00A17024" w14:paraId="24D3483E" w14:textId="77777777">
      <w:r>
        <w:br w:type="page"/>
      </w:r>
    </w:p>
    <w:sdt>
      <w:sdtPr>
        <w:id w:val="1743988870"/>
        <w:docPartObj>
          <w:docPartGallery w:val="Table of Contents"/>
          <w:docPartUnique/>
        </w:docPartObj>
        <w:rPr>
          <w:rFonts w:ascii="Cambria" w:hAnsi="Cambria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</w:rPr>
      </w:sdtPr>
      <w:sdtContent>
        <w:p w:rsidR="00A17024" w:rsidRDefault="00A17024" w14:paraId="416B1311" w14:textId="4347C914">
          <w:pPr>
            <w:pStyle w:val="TOCHeading"/>
          </w:pPr>
          <w:r>
            <w:t>Table of Contents</w:t>
          </w:r>
        </w:p>
        <w:p w:rsidR="000401E5" w:rsidRDefault="00A17024" w14:paraId="74A1E4A3" w14:textId="0CD5B6EA">
          <w:pPr>
            <w:pStyle w:val="TOC1"/>
            <w:tabs>
              <w:tab w:val="left" w:pos="48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history="1" w:anchor="_Toc213871222">
            <w:r w:rsidRPr="0030234E" w:rsidR="000401E5">
              <w:rPr>
                <w:rStyle w:val="Hyperlink"/>
                <w:noProof/>
              </w:rPr>
              <w:t>1</w:t>
            </w:r>
            <w:r w:rsidR="000401E5"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0234E" w:rsidR="000401E5">
              <w:rPr>
                <w:rStyle w:val="Hyperlink"/>
                <w:noProof/>
              </w:rPr>
              <w:t>Introduction</w:t>
            </w:r>
            <w:r w:rsidR="000401E5">
              <w:rPr>
                <w:noProof/>
                <w:webHidden/>
              </w:rPr>
              <w:tab/>
            </w:r>
            <w:r w:rsidR="000401E5">
              <w:rPr>
                <w:noProof/>
                <w:webHidden/>
              </w:rPr>
              <w:fldChar w:fldCharType="begin"/>
            </w:r>
            <w:r w:rsidR="000401E5">
              <w:rPr>
                <w:noProof/>
                <w:webHidden/>
              </w:rPr>
              <w:instrText xml:space="preserve"> PAGEREF _Toc213871222 \h </w:instrText>
            </w:r>
            <w:r w:rsidR="000401E5">
              <w:rPr>
                <w:noProof/>
                <w:webHidden/>
              </w:rPr>
            </w:r>
            <w:r w:rsidR="000401E5">
              <w:rPr>
                <w:noProof/>
                <w:webHidden/>
              </w:rPr>
              <w:fldChar w:fldCharType="separate"/>
            </w:r>
            <w:r w:rsidR="000401E5">
              <w:rPr>
                <w:noProof/>
                <w:webHidden/>
              </w:rPr>
              <w:t>3</w:t>
            </w:r>
            <w:r w:rsidR="000401E5"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01CD2B3E" w14:textId="38063D5B">
          <w:pPr>
            <w:pStyle w:val="TOC1"/>
            <w:tabs>
              <w:tab w:val="left" w:pos="48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13871223">
            <w:r w:rsidRPr="0030234E">
              <w:rPr>
                <w:rStyle w:val="Hyperlink"/>
                <w:noProof/>
              </w:rPr>
              <w:t>2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Design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37009DE6" w14:textId="7E44AD4A">
          <w:pPr>
            <w:pStyle w:val="TOC1"/>
            <w:tabs>
              <w:tab w:val="left" w:pos="48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13871224">
            <w:r w:rsidRPr="0030234E">
              <w:rPr>
                <w:rStyle w:val="Hyperlink"/>
                <w:noProof/>
              </w:rPr>
              <w:t>3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Component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2DB65920" w14:textId="72497D71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25">
            <w:r w:rsidRPr="0030234E">
              <w:rPr>
                <w:rStyle w:val="Hyperlink"/>
                <w:noProof/>
              </w:rPr>
              <w:t>3.1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4785DF91" w14:textId="2452FF79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26">
            <w:r w:rsidRPr="0030234E">
              <w:rPr>
                <w:rStyle w:val="Hyperlink"/>
                <w:noProof/>
              </w:rPr>
              <w:t>3.2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Elevator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75DE8754" w14:textId="15CC26F5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27">
            <w:r w:rsidRPr="0030234E">
              <w:rPr>
                <w:rStyle w:val="Hyperlink"/>
                <w:noProof/>
              </w:rPr>
              <w:t>3.3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74FA908E" w14:textId="7FFE85AC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28">
            <w:r w:rsidRPr="0030234E">
              <w:rPr>
                <w:rStyle w:val="Hyperlink"/>
                <w:noProof/>
              </w:rPr>
              <w:t>3.4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Fire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4B889F21" w14:textId="5BF6291E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29">
            <w:r w:rsidRPr="0030234E">
              <w:rPr>
                <w:rStyle w:val="Hyperlink"/>
                <w:noProof/>
              </w:rPr>
              <w:t>3.5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534DA574" w14:textId="0B92A784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30">
            <w:r w:rsidRPr="0030234E">
              <w:rPr>
                <w:rStyle w:val="Hyperlink"/>
                <w:noProof/>
              </w:rPr>
              <w:t>3.6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64D145A1" w14:textId="3D7F316B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31">
            <w:r w:rsidRPr="0030234E">
              <w:rPr>
                <w:rStyle w:val="Hyperlink"/>
                <w:noProof/>
              </w:rPr>
              <w:t>3.7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4B69204F" w14:textId="7A5FABC4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32">
            <w:r w:rsidRPr="0030234E">
              <w:rPr>
                <w:rStyle w:val="Hyperlink"/>
                <w:noProof/>
              </w:rPr>
              <w:t>3.8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Cabin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1B0942FB" w14:textId="0B67F674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33">
            <w:r w:rsidRPr="0030234E">
              <w:rPr>
                <w:rStyle w:val="Hyperlink"/>
                <w:noProof/>
              </w:rPr>
              <w:t>3.9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Door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4D5B4736" w14:textId="2BAAA35B">
          <w:pPr>
            <w:pStyle w:val="TOC2"/>
            <w:tabs>
              <w:tab w:val="left" w:pos="960"/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871234">
            <w:r w:rsidRPr="0030234E">
              <w:rPr>
                <w:rStyle w:val="Hyperlink"/>
                <w:noProof/>
              </w:rPr>
              <w:t>3.10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Notifier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41C7CD04" w14:textId="40FD81F2">
          <w:pPr>
            <w:pStyle w:val="TOC1"/>
            <w:tabs>
              <w:tab w:val="left" w:pos="48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13871235">
            <w:r w:rsidRPr="0030234E">
              <w:rPr>
                <w:rStyle w:val="Hyperlink"/>
                <w:noProof/>
              </w:rPr>
              <w:t>4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1E5" w:rsidRDefault="000401E5" w14:paraId="2910E999" w14:textId="32E48350">
          <w:pPr>
            <w:pStyle w:val="TOC1"/>
            <w:tabs>
              <w:tab w:val="left" w:pos="48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13871236">
            <w:r w:rsidRPr="0030234E">
              <w:rPr>
                <w:rStyle w:val="Hyperlink"/>
                <w:noProof/>
              </w:rPr>
              <w:t>5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0234E">
              <w:rPr>
                <w:rStyle w:val="Hyperlink"/>
                <w:noProof/>
              </w:rPr>
              <w:t>Definition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7024" w:rsidRDefault="00A17024" w14:paraId="43C74C44" w14:textId="08DE4F94">
          <w:r>
            <w:rPr>
              <w:b/>
              <w:bCs/>
              <w:noProof/>
            </w:rPr>
            <w:fldChar w:fldCharType="end"/>
          </w:r>
        </w:p>
      </w:sdtContent>
      <w:sdtEndPr>
        <w:rPr>
          <w:rFonts w:ascii="Cambria" w:hAnsi="Cambria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</w:rPr>
      </w:sdtEndPr>
    </w:sdt>
    <w:p w:rsidR="009840FA" w:rsidRDefault="009840FA" w14:paraId="1670B728" w14:textId="77777777">
      <w:r>
        <w:br w:type="page"/>
      </w:r>
    </w:p>
    <w:p w:rsidR="7166BB9A" w:rsidP="13581A42" w:rsidRDefault="2F799D5A" w14:paraId="0AF1D0E8" w14:textId="46773C81">
      <w:pPr>
        <w:pStyle w:val="Heading1"/>
        <w:spacing w:line="259" w:lineRule="auto"/>
      </w:pPr>
      <w:bookmarkStart w:name="_Toc212959844" w:id="0"/>
      <w:bookmarkStart w:name="_Toc213871222" w:id="1"/>
      <w:r>
        <w:lastRenderedPageBreak/>
        <w:t>Introduction</w:t>
      </w:r>
      <w:bookmarkEnd w:id="0"/>
      <w:bookmarkEnd w:id="1"/>
    </w:p>
    <w:p w:rsidR="0DFE5781" w:rsidP="01D32A48" w:rsidRDefault="0DFE5781" w14:paraId="37BB09AE" w14:textId="4BBB0AF1">
      <w:pPr>
        <w:spacing w:before="240" w:after="240" w:line="259" w:lineRule="auto"/>
      </w:pPr>
      <w:r>
        <w:t>The Elevator Control System governs the physical and logical behavior of the</w:t>
      </w:r>
      <w:r w:rsidR="35883E0B">
        <w:t xml:space="preserve"> elevator. Managing motion, ensuring safety, and receiving user input. </w:t>
      </w:r>
      <w:r w:rsidR="309E9500">
        <w:t>It integrates motion control with user</w:t>
      </w:r>
      <w:r w:rsidR="7DBA2089">
        <w:t>-</w:t>
      </w:r>
      <w:r w:rsidR="309E9500">
        <w:t xml:space="preserve">facing devices through a software bus. </w:t>
      </w:r>
      <w:r w:rsidR="4A313B8A">
        <w:t xml:space="preserve">The core components are as </w:t>
      </w:r>
      <w:r w:rsidR="00E472E3">
        <w:t>follows</w:t>
      </w:r>
      <w:r w:rsidR="4A313B8A">
        <w:t>:</w:t>
      </w:r>
    </w:p>
    <w:p w:rsidRPr="00A668A3" w:rsidR="0004000D" w:rsidP="7C4DFD78" w:rsidRDefault="0004000D" w14:paraId="12489550" w14:textId="0FD6463A">
      <w:pPr>
        <w:spacing w:line="259" w:lineRule="auto"/>
        <w:rPr>
          <w:bCs/>
        </w:rPr>
      </w:pPr>
      <w:r>
        <w:rPr>
          <w:b/>
        </w:rPr>
        <w:t>Normal</w:t>
      </w:r>
      <w:r w:rsidR="00A668A3">
        <w:rPr>
          <w:b/>
        </w:rPr>
        <w:t xml:space="preserve">, </w:t>
      </w:r>
      <w:r w:rsidR="00A668A3">
        <w:rPr>
          <w:bCs/>
        </w:rPr>
        <w:t>which is the default mode that</w:t>
      </w:r>
      <w:r w:rsidR="00B65C7C">
        <w:rPr>
          <w:bCs/>
        </w:rPr>
        <w:t xml:space="preserve"> the elevator control system is started in</w:t>
      </w:r>
      <w:r w:rsidR="000D1BC2">
        <w:rPr>
          <w:bCs/>
        </w:rPr>
        <w:t>.</w:t>
      </w:r>
      <w:r w:rsidR="00B65C7C">
        <w:rPr>
          <w:bCs/>
        </w:rPr>
        <w:t xml:space="preserve"> </w:t>
      </w:r>
    </w:p>
    <w:p w:rsidRPr="00B65C7C" w:rsidR="005C0DF0" w:rsidP="7C4DFD78" w:rsidRDefault="005C0DF0" w14:paraId="5BC0B632" w14:textId="210DED2F">
      <w:pPr>
        <w:spacing w:line="259" w:lineRule="auto"/>
        <w:rPr>
          <w:bCs/>
        </w:rPr>
      </w:pPr>
      <w:r>
        <w:rPr>
          <w:b/>
        </w:rPr>
        <w:t>Fire</w:t>
      </w:r>
      <w:r w:rsidR="00B65C7C">
        <w:rPr>
          <w:b/>
        </w:rPr>
        <w:t xml:space="preserve">, </w:t>
      </w:r>
      <w:r w:rsidR="00B65C7C">
        <w:rPr>
          <w:bCs/>
        </w:rPr>
        <w:t xml:space="preserve">the mode when there is an emergency, sends all the elevators to the ground floor </w:t>
      </w:r>
      <w:r w:rsidR="00940FE8">
        <w:rPr>
          <w:bCs/>
        </w:rPr>
        <w:t xml:space="preserve">and only listens to button presses </w:t>
      </w:r>
      <w:r w:rsidR="008F6D35">
        <w:rPr>
          <w:bCs/>
        </w:rPr>
        <w:t>when the fire key is inserted</w:t>
      </w:r>
      <w:r w:rsidR="000D1BC2">
        <w:rPr>
          <w:bCs/>
        </w:rPr>
        <w:t>.</w:t>
      </w:r>
    </w:p>
    <w:p w:rsidRPr="008F6D35" w:rsidR="005C0DF0" w:rsidP="7C4DFD78" w:rsidRDefault="005C0DF0" w14:paraId="6670DDB7" w14:textId="2E50F513">
      <w:pPr>
        <w:spacing w:line="259" w:lineRule="auto"/>
        <w:rPr>
          <w:bCs/>
        </w:rPr>
      </w:pPr>
      <w:r>
        <w:rPr>
          <w:b/>
        </w:rPr>
        <w:t>Control</w:t>
      </w:r>
      <w:r w:rsidR="008F6D35">
        <w:rPr>
          <w:b/>
        </w:rPr>
        <w:t xml:space="preserve">, </w:t>
      </w:r>
      <w:r w:rsidRPr="008F6D35" w:rsidR="008F6D35">
        <w:rPr>
          <w:bCs/>
        </w:rPr>
        <w:t xml:space="preserve">mode where </w:t>
      </w:r>
      <w:r w:rsidR="008F6D35">
        <w:rPr>
          <w:bCs/>
        </w:rPr>
        <w:t xml:space="preserve">the elevator </w:t>
      </w:r>
      <w:r w:rsidR="004E2A7D">
        <w:rPr>
          <w:bCs/>
        </w:rPr>
        <w:t xml:space="preserve">listens to commands from the </w:t>
      </w:r>
      <w:r w:rsidR="008F6D35">
        <w:rPr>
          <w:bCs/>
        </w:rPr>
        <w:t>supervisor</w:t>
      </w:r>
      <w:r w:rsidR="000D1BC2">
        <w:rPr>
          <w:bCs/>
        </w:rPr>
        <w:t>.</w:t>
      </w:r>
    </w:p>
    <w:p w:rsidR="046DD09F" w:rsidP="7C4DFD78" w:rsidRDefault="00FD515C" w14:paraId="70BCA1FF" w14:textId="05D67731">
      <w:pPr>
        <w:spacing w:line="259" w:lineRule="auto"/>
      </w:pPr>
      <w:r>
        <w:rPr>
          <w:b/>
        </w:rPr>
        <w:t>Mode</w:t>
      </w:r>
      <w:r w:rsidR="36C6A397">
        <w:t xml:space="preserve">, which handles </w:t>
      </w:r>
      <w:r>
        <w:t>mode changes</w:t>
      </w:r>
      <w:r w:rsidR="36C6A397">
        <w:t xml:space="preserve"> such as on\off</w:t>
      </w:r>
      <w:r>
        <w:t>\fire-safety</w:t>
      </w:r>
      <w:r w:rsidR="36C6A397">
        <w:t xml:space="preserve"> mode</w:t>
      </w:r>
      <w:r w:rsidR="00A01B52">
        <w:t>s</w:t>
      </w:r>
      <w:r w:rsidR="00467DA2">
        <w:t>.</w:t>
      </w:r>
    </w:p>
    <w:p w:rsidR="00584795" w:rsidP="7C4DFD78" w:rsidRDefault="00467DA2" w14:paraId="0066D9D8" w14:textId="7110C68F">
      <w:pPr>
        <w:spacing w:line="259" w:lineRule="auto"/>
      </w:pPr>
      <w:r>
        <w:rPr>
          <w:b/>
        </w:rPr>
        <w:t>Button-Presses</w:t>
      </w:r>
      <w:r w:rsidR="36C6A397">
        <w:t>, which contains all the</w:t>
      </w:r>
      <w:r>
        <w:t xml:space="preserve"> request</w:t>
      </w:r>
      <w:r w:rsidR="36C6A397">
        <w:t xml:space="preserve"> button </w:t>
      </w:r>
      <w:r>
        <w:t>presses in the cabin, as well as call button presses on levels.</w:t>
      </w:r>
    </w:p>
    <w:p w:rsidR="541F66B6" w:rsidP="7C4DFD78" w:rsidRDefault="36C6A397" w14:paraId="2B809654" w14:textId="2098C184">
      <w:pPr>
        <w:spacing w:line="259" w:lineRule="auto"/>
      </w:pPr>
      <w:r w:rsidRPr="7CA0CA79">
        <w:rPr>
          <w:b/>
        </w:rPr>
        <w:t>Cabin</w:t>
      </w:r>
      <w:r>
        <w:t>, which handles the elevator</w:t>
      </w:r>
      <w:r w:rsidR="0009576E">
        <w:t>’</w:t>
      </w:r>
      <w:r>
        <w:t>s movement</w:t>
      </w:r>
      <w:r w:rsidR="0009576E">
        <w:t>.</w:t>
      </w:r>
    </w:p>
    <w:p w:rsidR="36C6A397" w:rsidP="7C4DFD78" w:rsidRDefault="36C6A397" w14:paraId="3ED0F239" w14:textId="6EB10EA9">
      <w:pPr>
        <w:spacing w:line="259" w:lineRule="auto"/>
      </w:pPr>
      <w:r w:rsidRPr="7CA0CA79">
        <w:rPr>
          <w:b/>
        </w:rPr>
        <w:t>Door Assembly</w:t>
      </w:r>
      <w:r>
        <w:t xml:space="preserve">, which handles </w:t>
      </w:r>
      <w:r w:rsidR="7E8C0547">
        <w:t>operations</w:t>
      </w:r>
      <w:r>
        <w:t xml:space="preserve"> related to </w:t>
      </w:r>
      <w:r w:rsidR="645B4C90">
        <w:t>opening</w:t>
      </w:r>
      <w:r>
        <w:t xml:space="preserve"> and closing the doors</w:t>
      </w:r>
      <w:r w:rsidR="00830602">
        <w:t xml:space="preserve"> and informs </w:t>
      </w:r>
      <w:r w:rsidR="00671685">
        <w:t xml:space="preserve">control when </w:t>
      </w:r>
      <w:r w:rsidR="005360E2">
        <w:t>the</w:t>
      </w:r>
      <w:r w:rsidR="00BF4DB4">
        <w:t xml:space="preserve"> elevator has reached the weight capacity. </w:t>
      </w:r>
      <w:r w:rsidR="11053883">
        <w:t xml:space="preserve">It also </w:t>
      </w:r>
      <w:proofErr w:type="gramStart"/>
      <w:r w:rsidR="11053883">
        <w:t>handles arrival</w:t>
      </w:r>
      <w:proofErr w:type="gramEnd"/>
      <w:r w:rsidR="11053883">
        <w:t xml:space="preserve"> </w:t>
      </w:r>
      <w:proofErr w:type="gramStart"/>
      <w:r w:rsidR="11053883">
        <w:t>noises</w:t>
      </w:r>
      <w:proofErr w:type="gramEnd"/>
      <w:r w:rsidR="11053883">
        <w:t xml:space="preserve"> in the speakers.</w:t>
      </w:r>
    </w:p>
    <w:p w:rsidRPr="00851B4F" w:rsidR="00851B4F" w:rsidP="7C4DFD78" w:rsidRDefault="00851B4F" w14:paraId="470D01FD" w14:textId="08875E46">
      <w:pPr>
        <w:spacing w:line="259" w:lineRule="auto"/>
        <w:rPr>
          <w:bCs/>
        </w:rPr>
      </w:pPr>
      <w:r>
        <w:rPr>
          <w:b/>
        </w:rPr>
        <w:t>Notifier</w:t>
      </w:r>
      <w:r>
        <w:rPr>
          <w:bCs/>
        </w:rPr>
        <w:t xml:space="preserve">, that </w:t>
      </w:r>
      <w:r w:rsidR="008470BE">
        <w:rPr>
          <w:bCs/>
        </w:rPr>
        <w:t xml:space="preserve">is </w:t>
      </w:r>
      <w:proofErr w:type="gramStart"/>
      <w:r w:rsidR="008470BE">
        <w:rPr>
          <w:bCs/>
        </w:rPr>
        <w:t>responsible</w:t>
      </w:r>
      <w:proofErr w:type="gramEnd"/>
      <w:r w:rsidR="008470BE">
        <w:rPr>
          <w:bCs/>
        </w:rPr>
        <w:t xml:space="preserve"> ensuring </w:t>
      </w:r>
      <w:r w:rsidR="00492CB0">
        <w:rPr>
          <w:bCs/>
        </w:rPr>
        <w:t xml:space="preserve">both </w:t>
      </w:r>
      <w:r w:rsidR="008470BE">
        <w:rPr>
          <w:bCs/>
        </w:rPr>
        <w:t>audio and visual</w:t>
      </w:r>
      <w:r w:rsidR="00492CB0">
        <w:rPr>
          <w:bCs/>
        </w:rPr>
        <w:t xml:space="preserve">s aptly describe the state of the elevator. </w:t>
      </w:r>
    </w:p>
    <w:p w:rsidR="36C6A397" w:rsidP="690D2643" w:rsidRDefault="36C6A397" w14:paraId="04AA9EE1" w14:textId="5A198203">
      <w:pPr>
        <w:spacing w:before="240" w:after="240" w:line="259" w:lineRule="auto"/>
      </w:pPr>
      <w:r>
        <w:t xml:space="preserve">These interfaces </w:t>
      </w:r>
      <w:r w:rsidR="37DD61FC">
        <w:t>communicate</w:t>
      </w:r>
      <w:r>
        <w:t xml:space="preserve"> with the appropriate </w:t>
      </w:r>
      <w:r w:rsidR="0047156D">
        <w:t xml:space="preserve">hardware and software </w:t>
      </w:r>
      <w:r>
        <w:t xml:space="preserve">devices </w:t>
      </w:r>
      <w:proofErr w:type="gramStart"/>
      <w:r>
        <w:t>in order to</w:t>
      </w:r>
      <w:proofErr w:type="gramEnd"/>
      <w:r>
        <w:t xml:space="preserve"> </w:t>
      </w:r>
      <w:r w:rsidR="002703D2">
        <w:t>ensure proper</w:t>
      </w:r>
      <w:r w:rsidR="138260A7">
        <w:t xml:space="preserve"> elevator</w:t>
      </w:r>
      <w:r w:rsidR="002703D2">
        <w:t xml:space="preserve"> function</w:t>
      </w:r>
      <w:r w:rsidR="138260A7">
        <w:t xml:space="preserve">. They each contain </w:t>
      </w:r>
      <w:r w:rsidR="29C92EB0">
        <w:t>operations</w:t>
      </w:r>
      <w:r w:rsidR="138260A7">
        <w:t xml:space="preserve"> fo</w:t>
      </w:r>
      <w:r w:rsidR="21BA44C6">
        <w:t>r communications via</w:t>
      </w:r>
      <w:r w:rsidR="138260A7">
        <w:t xml:space="preserve"> a </w:t>
      </w:r>
      <w:r w:rsidR="21BA44C6">
        <w:t xml:space="preserve">subscription-based software bus pattern. </w:t>
      </w:r>
      <w:r w:rsidR="443A0BB4">
        <w:t xml:space="preserve">Programs may use the API to access information about hardware components </w:t>
      </w:r>
      <w:proofErr w:type="gramStart"/>
      <w:r w:rsidR="443A0BB4">
        <w:t>in order to</w:t>
      </w:r>
      <w:proofErr w:type="gramEnd"/>
      <w:r w:rsidR="443A0BB4">
        <w:t xml:space="preserve"> ensure safe, reliable behavior. </w:t>
      </w:r>
    </w:p>
    <w:p w:rsidR="60282C98" w:rsidP="7166BB9A" w:rsidRDefault="60282C98" w14:paraId="1F170005" w14:textId="03413DC4">
      <w:pPr>
        <w:pStyle w:val="Heading1"/>
      </w:pPr>
      <w:bookmarkStart w:name="_Toc212959845" w:id="2"/>
      <w:bookmarkStart w:name="_Toc213871223" w:id="3"/>
      <w:r>
        <w:t>Design Diagram</w:t>
      </w:r>
      <w:bookmarkEnd w:id="2"/>
      <w:bookmarkEnd w:id="3"/>
    </w:p>
    <w:p w:rsidRPr="00FE6100" w:rsidR="00FE6100" w:rsidP="00FE6100" w:rsidRDefault="00FE6100" w14:paraId="5198ADF5" w14:textId="77777777"/>
    <w:p w:rsidR="00DD7EA1" w:rsidP="003D79E8" w:rsidRDefault="57978C88" w14:paraId="2883E9D9" w14:textId="17409321">
      <w:pPr>
        <w:jc w:val="center"/>
      </w:pPr>
      <w:r>
        <w:rPr>
          <w:noProof/>
        </w:rPr>
        <w:lastRenderedPageBreak/>
        <w:drawing>
          <wp:inline distT="0" distB="0" distL="0" distR="0" wp14:anchorId="79D20FB1" wp14:editId="53C02C15">
            <wp:extent cx="5486400" cy="5334000"/>
            <wp:effectExtent l="0" t="0" r="0" b="0"/>
            <wp:docPr id="1457031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11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35" w:rsidP="009C02D5" w:rsidRDefault="00A43FBD" w14:paraId="5962F51F" w14:textId="53A30352">
      <w:r>
        <w:tab/>
      </w:r>
    </w:p>
    <w:p w:rsidR="00DD7EA1" w:rsidP="00FE1C10" w:rsidRDefault="009C02D5" w14:paraId="09FA232D" w14:textId="44A27E04">
      <w:pPr>
        <w:ind w:firstLine="432"/>
      </w:pPr>
      <w:r>
        <w:t xml:space="preserve">The Design Diagram </w:t>
      </w:r>
      <w:r w:rsidR="00EA7B54">
        <w:t xml:space="preserve">above </w:t>
      </w:r>
      <w:r>
        <w:t>demonstrates</w:t>
      </w:r>
      <w:r w:rsidRPr="009C02D5">
        <w:t xml:space="preserve"> the structure of the </w:t>
      </w:r>
      <w:r w:rsidR="009B211C">
        <w:t>Elevator</w:t>
      </w:r>
      <w:r>
        <w:t xml:space="preserve"> Controller </w:t>
      </w:r>
      <w:r w:rsidR="0073783D">
        <w:t>sub-system</w:t>
      </w:r>
      <w:r w:rsidRPr="009C02D5">
        <w:t xml:space="preserve">. </w:t>
      </w:r>
      <w:r w:rsidR="2ECB5972">
        <w:t xml:space="preserve">The </w:t>
      </w:r>
      <w:r w:rsidR="00295C57">
        <w:t>Elevator</w:t>
      </w:r>
      <w:r w:rsidR="00681E7E">
        <w:t xml:space="preserve"> Controller </w:t>
      </w:r>
      <w:r w:rsidR="00DF46B6">
        <w:t xml:space="preserve">interacts directly with </w:t>
      </w:r>
      <w:r w:rsidR="007B2365">
        <w:t>the</w:t>
      </w:r>
      <w:r w:rsidR="00480467">
        <w:t xml:space="preserve"> </w:t>
      </w:r>
      <w:r w:rsidR="007B2365">
        <w:t>Mode</w:t>
      </w:r>
      <w:r w:rsidR="00480467">
        <w:t xml:space="preserve">, </w:t>
      </w:r>
      <w:r w:rsidR="00F8787D">
        <w:t>Buttons</w:t>
      </w:r>
      <w:r w:rsidR="00480467">
        <w:t>, Cabin, Door</w:t>
      </w:r>
      <w:r w:rsidR="007B2365">
        <w:t xml:space="preserve"> Assembly, </w:t>
      </w:r>
      <w:r w:rsidR="009D3CAF">
        <w:t xml:space="preserve">and </w:t>
      </w:r>
      <w:r w:rsidR="00DC6604">
        <w:t>Notifier</w:t>
      </w:r>
      <w:r w:rsidR="009D3CAF">
        <w:t xml:space="preserve"> </w:t>
      </w:r>
      <w:r w:rsidR="00DF46B6">
        <w:t xml:space="preserve">via </w:t>
      </w:r>
      <w:r w:rsidR="00D404B8">
        <w:t>their</w:t>
      </w:r>
      <w:r w:rsidR="00DF46B6">
        <w:t xml:space="preserve"> </w:t>
      </w:r>
      <w:r w:rsidR="005E510D">
        <w:t>API</w:t>
      </w:r>
      <w:r w:rsidR="007B2365">
        <w:t xml:space="preserve"> </w:t>
      </w:r>
      <w:proofErr w:type="gramStart"/>
      <w:r w:rsidR="007B2365">
        <w:t>in order to</w:t>
      </w:r>
      <w:proofErr w:type="gramEnd"/>
      <w:r w:rsidR="007B2365">
        <w:t xml:space="preserve"> support the full functionality of an elevator within the larger system</w:t>
      </w:r>
      <w:r w:rsidR="005E510D">
        <w:t>.</w:t>
      </w:r>
      <w:r w:rsidR="002A5043">
        <w:t xml:space="preserve"> </w:t>
      </w:r>
      <w:r w:rsidR="00443F8A">
        <w:t xml:space="preserve">Notice that </w:t>
      </w:r>
      <w:proofErr w:type="gramStart"/>
      <w:r w:rsidR="00BC3D22">
        <w:t>all</w:t>
      </w:r>
      <w:r w:rsidR="00443F8A">
        <w:t xml:space="preserve"> </w:t>
      </w:r>
      <w:r w:rsidR="00580043">
        <w:t>of</w:t>
      </w:r>
      <w:proofErr w:type="gramEnd"/>
      <w:r w:rsidR="00580043">
        <w:t xml:space="preserve"> the objects that interface with the Software Bus</w:t>
      </w:r>
      <w:r w:rsidR="00BC3D22">
        <w:t xml:space="preserve"> receive messages</w:t>
      </w:r>
      <w:r w:rsidR="00B81AE9">
        <w:t>, except for the Notifier</w:t>
      </w:r>
      <w:r w:rsidR="2B77F53C">
        <w:t xml:space="preserve"> which only publishes messages.</w:t>
      </w:r>
      <w:r w:rsidR="00BC3D22">
        <w:t xml:space="preserve"> Additionally, the Mode </w:t>
      </w:r>
      <w:r w:rsidR="0047404F">
        <w:t>and Buttons objects are</w:t>
      </w:r>
      <w:r w:rsidR="00BC3D22">
        <w:t xml:space="preserve"> </w:t>
      </w:r>
      <w:r w:rsidR="00B5209C">
        <w:t xml:space="preserve">the </w:t>
      </w:r>
      <w:r w:rsidR="008D789A">
        <w:t xml:space="preserve">only </w:t>
      </w:r>
      <w:r w:rsidR="00BC3D22">
        <w:t>object</w:t>
      </w:r>
      <w:r w:rsidR="0047404F">
        <w:t>s</w:t>
      </w:r>
      <w:r w:rsidR="00BC3D22">
        <w:t xml:space="preserve"> </w:t>
      </w:r>
      <w:r w:rsidR="008D789A">
        <w:t>that</w:t>
      </w:r>
      <w:r w:rsidR="00B5209C">
        <w:t xml:space="preserve"> </w:t>
      </w:r>
      <w:r w:rsidR="00BC3D22">
        <w:t>do</w:t>
      </w:r>
      <w:r w:rsidR="00B5209C">
        <w:t xml:space="preserve"> not </w:t>
      </w:r>
      <w:r w:rsidR="00BC3D22">
        <w:t>p</w:t>
      </w:r>
      <w:r w:rsidR="53298F9C">
        <w:t>ublish</w:t>
      </w:r>
      <w:r w:rsidR="00BC3D22">
        <w:t xml:space="preserve"> messages to </w:t>
      </w:r>
      <w:r w:rsidR="004A2A9F">
        <w:t xml:space="preserve">the </w:t>
      </w:r>
      <w:r w:rsidR="00BC3D22">
        <w:t>software bus</w:t>
      </w:r>
      <w:r w:rsidR="00CC72ED">
        <w:t xml:space="preserve">. </w:t>
      </w:r>
      <w:r w:rsidR="008D789A">
        <w:t>All</w:t>
      </w:r>
      <w:r w:rsidR="006A08EF">
        <w:t xml:space="preserve"> the </w:t>
      </w:r>
      <w:r w:rsidR="00177737">
        <w:t>lower-level</w:t>
      </w:r>
      <w:r w:rsidR="006A08EF">
        <w:t xml:space="preserve"> </w:t>
      </w:r>
      <w:r w:rsidR="00CC72ED">
        <w:t>o</w:t>
      </w:r>
      <w:r w:rsidR="005819C7">
        <w:t>bjects</w:t>
      </w:r>
      <w:r w:rsidRPr="009C02D5">
        <w:t xml:space="preserve"> are abstractions of hardware</w:t>
      </w:r>
      <w:r w:rsidR="008D789A">
        <w:t xml:space="preserve"> and software</w:t>
      </w:r>
      <w:r w:rsidR="00FE1C10">
        <w:t xml:space="preserve">, </w:t>
      </w:r>
      <w:r w:rsidR="008D789A">
        <w:t xml:space="preserve">meaning the </w:t>
      </w:r>
      <w:r w:rsidR="00CC72ED">
        <w:t>s</w:t>
      </w:r>
      <w:r w:rsidR="00FE1C10">
        <w:t xml:space="preserve">oftware Bus is a level of indirection between our system and the </w:t>
      </w:r>
      <w:r w:rsidR="008D789A">
        <w:t>broader system</w:t>
      </w:r>
      <w:r w:rsidR="008B02F9">
        <w:t xml:space="preserve">, </w:t>
      </w:r>
      <w:r w:rsidR="008D789A">
        <w:t>allowing the</w:t>
      </w:r>
      <w:r w:rsidR="00446A1E">
        <w:t xml:space="preserve"> system</w:t>
      </w:r>
      <w:r w:rsidR="008D789A">
        <w:t xml:space="preserve"> </w:t>
      </w:r>
      <w:proofErr w:type="gramStart"/>
      <w:r w:rsidR="008D789A">
        <w:t>as a whole to</w:t>
      </w:r>
      <w:proofErr w:type="gramEnd"/>
      <w:r w:rsidR="00446A1E">
        <w:t xml:space="preserve"> maintain</w:t>
      </w:r>
      <w:r w:rsidR="008D789A">
        <w:t xml:space="preserve"> </w:t>
      </w:r>
      <w:r w:rsidR="009243F5">
        <w:t xml:space="preserve">maximal </w:t>
      </w:r>
      <w:r w:rsidR="00446A1E">
        <w:t>mobility.</w:t>
      </w:r>
      <w:r w:rsidR="00FE1C10">
        <w:t xml:space="preserve"> </w:t>
      </w:r>
      <w:r w:rsidR="3DA2E4C7">
        <w:t xml:space="preserve">Since the software bus is an outside entity, its software architecture is not specified in this document. </w:t>
      </w:r>
      <w:r w:rsidR="00FE1C10">
        <w:t xml:space="preserve"> </w:t>
      </w:r>
    </w:p>
    <w:p w:rsidR="7166BB9A" w:rsidP="64431EF1" w:rsidRDefault="60282C98" w14:paraId="3D3EA47A" w14:textId="7139E5A6">
      <w:pPr>
        <w:pStyle w:val="Heading1"/>
      </w:pPr>
      <w:bookmarkStart w:name="_Toc213871224" w:id="4"/>
      <w:r>
        <w:lastRenderedPageBreak/>
        <w:t>Component Specifications</w:t>
      </w:r>
      <w:bookmarkEnd w:id="4"/>
    </w:p>
    <w:p w:rsidR="00577405" w:rsidP="2CA22FB7" w:rsidRDefault="00577405" w14:paraId="3D4E04D9" w14:textId="39001E9A">
      <w:pPr>
        <w:pStyle w:val="Heading2"/>
      </w:pPr>
      <w:bookmarkStart w:name="_Toc213871225" w:id="5"/>
      <w:r>
        <w:t>Main</w:t>
      </w:r>
      <w:bookmarkEnd w:id="5"/>
    </w:p>
    <w:p w:rsidR="515185AB" w:rsidP="515185AB" w:rsidRDefault="00B16C13" w14:paraId="5CF4AC47" w14:textId="1288EA7B">
      <w:r>
        <w:t xml:space="preserve">Main is a lightweight </w:t>
      </w:r>
      <w:r w:rsidR="004A02E9">
        <w:t>object, which instantiates Elevator Controller</w:t>
      </w:r>
      <w:r w:rsidR="7B6805B6">
        <w:t>, Mode, Buttons, Cabin, Door Assembly and Notifier</w:t>
      </w:r>
      <w:r w:rsidR="004A02E9">
        <w:t xml:space="preserve">. </w:t>
      </w:r>
    </w:p>
    <w:p w:rsidR="705075A2" w:rsidP="2CA22FB7" w:rsidRDefault="008813D5" w14:paraId="24844C20" w14:textId="34BEBF8D">
      <w:pPr>
        <w:pStyle w:val="Heading2"/>
      </w:pPr>
      <w:bookmarkStart w:name="_Toc213871226" w:id="6"/>
      <w:r>
        <w:t>Elevator Controller</w:t>
      </w:r>
      <w:bookmarkEnd w:id="6"/>
    </w:p>
    <w:p w:rsidR="07F162ED" w:rsidP="2CA22FB7" w:rsidRDefault="07F162ED" w14:paraId="661D224E" w14:textId="37B4BFA9">
      <w:r>
        <w:t xml:space="preserve">The elevator controller is </w:t>
      </w:r>
      <w:r w:rsidR="000903E9">
        <w:t xml:space="preserve">a light-weight object </w:t>
      </w:r>
      <w:r>
        <w:t>responsible for</w:t>
      </w:r>
      <w:r w:rsidR="000903E9">
        <w:t xml:space="preserve"> switching </w:t>
      </w:r>
      <w:r w:rsidR="00875954">
        <w:t>between the elevator’s various</w:t>
      </w:r>
      <w:r w:rsidR="000903E9">
        <w:t xml:space="preserve"> modes. </w:t>
      </w:r>
    </w:p>
    <w:p w:rsidR="003C201A" w:rsidP="2CA22FB7" w:rsidRDefault="003C201A" w14:paraId="73F8AFCF" w14:textId="7071A55D"/>
    <w:p w:rsidRPr="007A0B7C" w:rsidR="003C201A" w:rsidP="2CA22FB7" w:rsidRDefault="00ED2CE4" w14:paraId="3A81C9B3" w14:textId="62128CF5">
      <w:pPr>
        <w:rPr>
          <w:b/>
          <w:bCs/>
        </w:rPr>
      </w:pPr>
      <w:r>
        <w:rPr>
          <w:b/>
          <w:bCs/>
        </w:rPr>
        <w:t>v</w:t>
      </w:r>
      <w:r w:rsidR="007A0B7C">
        <w:rPr>
          <w:b/>
          <w:bCs/>
        </w:rPr>
        <w:t xml:space="preserve">oid </w:t>
      </w:r>
      <w:proofErr w:type="spellStart"/>
      <w:proofErr w:type="gramStart"/>
      <w:r w:rsidR="00412417">
        <w:rPr>
          <w:b/>
          <w:bCs/>
        </w:rPr>
        <w:t>elevatorController</w:t>
      </w:r>
      <w:proofErr w:type="spellEnd"/>
      <w:r w:rsidR="008308C7">
        <w:rPr>
          <w:b/>
          <w:bCs/>
        </w:rPr>
        <w:t>(</w:t>
      </w:r>
      <w:proofErr w:type="gramEnd"/>
      <w:r w:rsidR="008E334F">
        <w:rPr>
          <w:b/>
          <w:bCs/>
        </w:rPr>
        <w:t>)</w:t>
      </w:r>
    </w:p>
    <w:p w:rsidR="0020721E" w:rsidP="0020721E" w:rsidRDefault="00A204F9" w14:paraId="4E5BDF59" w14:textId="538C994D">
      <w:pPr>
        <w:pStyle w:val="Heading2"/>
      </w:pPr>
      <w:bookmarkStart w:name="_Toc213871227" w:id="7"/>
      <w:r>
        <w:t>Normal</w:t>
      </w:r>
      <w:bookmarkEnd w:id="7"/>
    </w:p>
    <w:p w:rsidR="373C7098" w:rsidP="373C7098" w:rsidRDefault="00640F44" w14:paraId="6A103B75" w14:textId="3E447835">
      <w:r>
        <w:t xml:space="preserve">Normal mode </w:t>
      </w:r>
      <w:r w:rsidR="2F58898E">
        <w:t>is</w:t>
      </w:r>
      <w:r w:rsidR="0C2B2A07">
        <w:t xml:space="preserve"> the default mode that </w:t>
      </w:r>
      <w:r w:rsidR="56DD1C9C">
        <w:t xml:space="preserve">the system </w:t>
      </w:r>
      <w:r w:rsidR="0C2B2A07">
        <w:t>start</w:t>
      </w:r>
      <w:r w:rsidR="3105857C">
        <w:t>s</w:t>
      </w:r>
      <w:r w:rsidR="0C2B2A07">
        <w:t xml:space="preserve"> in. </w:t>
      </w:r>
      <w:r w:rsidR="32724306">
        <w:t xml:space="preserve">The initial state of each elevator is on the first floor with the doors open. </w:t>
      </w:r>
      <w:r w:rsidR="0C2B2A07">
        <w:t xml:space="preserve"> </w:t>
      </w:r>
      <w:r>
        <w:t>In this mode, no</w:t>
      </w:r>
      <w:r w:rsidR="0C2B2A07">
        <w:t xml:space="preserve"> messages from </w:t>
      </w:r>
      <w:r w:rsidR="497584D5">
        <w:t xml:space="preserve">the </w:t>
      </w:r>
      <w:r w:rsidR="0C2B2A07">
        <w:t>s</w:t>
      </w:r>
      <w:r w:rsidR="498C2B04">
        <w:t>upervisor</w:t>
      </w:r>
      <w:r w:rsidR="0C2B2A07">
        <w:t xml:space="preserve"> </w:t>
      </w:r>
      <w:r>
        <w:t>are expected, other than a change</w:t>
      </w:r>
      <w:r w:rsidR="02753880">
        <w:t xml:space="preserve"> in mode;</w:t>
      </w:r>
      <w:r>
        <w:t xml:space="preserve"> </w:t>
      </w:r>
      <w:r w:rsidR="00EC5ACE">
        <w:t>the movement is determined solely by</w:t>
      </w:r>
      <w:r w:rsidR="4F4F93AF">
        <w:t xml:space="preserve"> button presses.</w:t>
      </w:r>
      <w:r w:rsidR="00EC5ACE">
        <w:t xml:space="preserve"> </w:t>
      </w:r>
      <w:r w:rsidR="004F337B">
        <w:t>This mode</w:t>
      </w:r>
      <w:r w:rsidR="0081482A">
        <w:t xml:space="preserve"> provides the </w:t>
      </w:r>
      <w:r w:rsidR="004F337B">
        <w:t>typical</w:t>
      </w:r>
      <w:r w:rsidR="0081482A">
        <w:t xml:space="preserve"> elevator functionality</w:t>
      </w:r>
      <w:r w:rsidR="376F145F">
        <w:t>: handling requests and navigating floors</w:t>
      </w:r>
      <w:r w:rsidR="0081482A">
        <w:t>.</w:t>
      </w:r>
    </w:p>
    <w:p w:rsidR="00096B41" w:rsidP="373C7098" w:rsidRDefault="00096B41" w14:paraId="00BC61BB" w14:textId="77777777"/>
    <w:p w:rsidRPr="00BD323B" w:rsidR="00C5649A" w:rsidP="373C7098" w:rsidRDefault="3253FD07" w14:paraId="23B4472B" w14:textId="4638AEB4">
      <w:pPr>
        <w:rPr>
          <w:b/>
        </w:rPr>
      </w:pPr>
      <w:r w:rsidRPr="2F720D33">
        <w:rPr>
          <w:b/>
          <w:bCs/>
        </w:rPr>
        <w:t>Mode</w:t>
      </w:r>
      <w:r w:rsidR="00BD323B">
        <w:rPr>
          <w:b/>
          <w:bCs/>
        </w:rPr>
        <w:t xml:space="preserve"> </w:t>
      </w:r>
      <w:proofErr w:type="gramStart"/>
      <w:ins w:author="Microsoft Word" w:date="2025-11-14T00:50:00Z" w16du:dateUtc="2025-11-14T07:50:00Z" w:id="8">
        <w:r w:rsidR="00996C45">
          <w:rPr>
            <w:b/>
            <w:bCs/>
          </w:rPr>
          <w:t>normal</w:t>
        </w:r>
      </w:ins>
      <w:r w:rsidR="00BD323B">
        <w:rPr>
          <w:b/>
          <w:bCs/>
        </w:rPr>
        <w:t>(</w:t>
      </w:r>
      <w:proofErr w:type="gramEnd"/>
      <w:r w:rsidR="00BD323B">
        <w:rPr>
          <w:b/>
          <w:bCs/>
        </w:rPr>
        <w:t>)</w:t>
      </w:r>
    </w:p>
    <w:p w:rsidR="00A204F9" w:rsidP="00A204F9" w:rsidRDefault="00A204F9" w14:paraId="206645FA" w14:textId="21450783">
      <w:pPr>
        <w:pStyle w:val="Heading2"/>
      </w:pPr>
      <w:bookmarkStart w:name="_Toc213871228" w:id="9"/>
      <w:r>
        <w:t>Fire</w:t>
      </w:r>
      <w:bookmarkEnd w:id="9"/>
    </w:p>
    <w:p w:rsidR="00BD323B" w:rsidP="00BD323B" w:rsidRDefault="04C479CE" w14:paraId="3EC8175C" w14:textId="5EB0F804">
      <w:r>
        <w:t>In fire mode,</w:t>
      </w:r>
      <w:r w:rsidR="264C9F06">
        <w:t xml:space="preserve"> </w:t>
      </w:r>
      <w:r w:rsidR="4EE5BF1B">
        <w:t xml:space="preserve">the </w:t>
      </w:r>
      <w:r>
        <w:t>elevator o</w:t>
      </w:r>
      <w:r w:rsidR="1E501E73">
        <w:t>nly listens to request buttons in the cabin if the fire key has been ins</w:t>
      </w:r>
      <w:r w:rsidR="600063FC">
        <w:t>erted.</w:t>
      </w:r>
      <w:r w:rsidR="3DFD866E">
        <w:t xml:space="preserve"> Only one service button can be lit up at a time. If two buttons are pressed, </w:t>
      </w:r>
      <w:r w:rsidR="1B9AA72B">
        <w:t>the</w:t>
      </w:r>
      <w:r w:rsidR="3DFD866E">
        <w:t xml:space="preserve"> most recently pressed button is the only service request. </w:t>
      </w:r>
    </w:p>
    <w:p w:rsidR="00096B41" w:rsidP="00BD323B" w:rsidRDefault="00096B41" w14:paraId="0D3BB0CB" w14:textId="77777777"/>
    <w:p w:rsidRPr="00C117E7" w:rsidR="00BD323B" w:rsidP="00BD323B" w:rsidRDefault="43BF1AA0" w14:paraId="170DAADD" w14:textId="0DF78EBC">
      <w:pPr>
        <w:rPr>
          <w:b/>
        </w:rPr>
      </w:pPr>
      <w:r w:rsidRPr="3B57C7E4">
        <w:rPr>
          <w:b/>
          <w:bCs/>
        </w:rPr>
        <w:t>Mode</w:t>
      </w:r>
      <w:r w:rsidR="00BD323B">
        <w:rPr>
          <w:b/>
          <w:bCs/>
        </w:rPr>
        <w:t xml:space="preserve"> </w:t>
      </w:r>
      <w:proofErr w:type="gramStart"/>
      <w:ins w:author="Microsoft Word" w:date="2025-11-14T00:50:00Z" w16du:dateUtc="2025-11-14T07:50:00Z" w:id="10">
        <w:r w:rsidR="00996C45">
          <w:rPr>
            <w:b/>
            <w:bCs/>
          </w:rPr>
          <w:t>fire</w:t>
        </w:r>
      </w:ins>
      <w:r w:rsidR="00BD323B">
        <w:rPr>
          <w:b/>
          <w:bCs/>
        </w:rPr>
        <w:t>(</w:t>
      </w:r>
      <w:proofErr w:type="gramEnd"/>
      <w:r w:rsidR="00BD323B">
        <w:rPr>
          <w:b/>
          <w:bCs/>
        </w:rPr>
        <w:t>)</w:t>
      </w:r>
    </w:p>
    <w:p w:rsidR="00A204F9" w:rsidP="00F4442F" w:rsidRDefault="00F4442F" w14:paraId="10A17FA9" w14:textId="73162C0F">
      <w:pPr>
        <w:pStyle w:val="Heading2"/>
      </w:pPr>
      <w:bookmarkStart w:name="_Toc213871229" w:id="11"/>
      <w:r>
        <w:t>Control</w:t>
      </w:r>
      <w:bookmarkEnd w:id="11"/>
    </w:p>
    <w:p w:rsidRPr="002E6089" w:rsidR="002E6089" w:rsidP="002E6089" w:rsidRDefault="002E6089" w14:paraId="664F104B" w14:textId="0D180650">
      <w:r>
        <w:t xml:space="preserve">Control mode is </w:t>
      </w:r>
      <w:r w:rsidR="001E5F99">
        <w:t>one</w:t>
      </w:r>
      <w:r w:rsidR="00CA3337">
        <w:t xml:space="preserve"> where </w:t>
      </w:r>
      <w:r w:rsidR="00364187">
        <w:t xml:space="preserve">movement is controlled by </w:t>
      </w:r>
      <w:r w:rsidR="00CA3337">
        <w:t xml:space="preserve">the </w:t>
      </w:r>
      <w:r w:rsidR="006B43A0">
        <w:t>Control Room</w:t>
      </w:r>
      <w:r w:rsidR="3144680F">
        <w:t>.</w:t>
      </w:r>
      <w:r w:rsidR="00CE26DA">
        <w:t xml:space="preserve"> </w:t>
      </w:r>
      <w:r w:rsidR="0168708D">
        <w:t>Using</w:t>
      </w:r>
      <w:r w:rsidR="00CE26DA">
        <w:t xml:space="preserve"> the Software Bus</w:t>
      </w:r>
      <w:r w:rsidR="00CA3337">
        <w:t xml:space="preserve">. </w:t>
      </w:r>
      <w:r w:rsidR="7B0084C4">
        <w:t xml:space="preserve">The Control Room can give commands to the elevators and assumes full control over the system.  </w:t>
      </w:r>
    </w:p>
    <w:p w:rsidR="00315291" w:rsidP="002E6089" w:rsidRDefault="00315291" w14:paraId="43715CD0" w14:textId="77777777"/>
    <w:p w:rsidRPr="00315291" w:rsidR="00315291" w:rsidP="002E6089" w:rsidRDefault="15326915" w14:paraId="4B273534" w14:textId="6861D7F2">
      <w:pPr>
        <w:rPr>
          <w:b/>
          <w:bCs/>
        </w:rPr>
      </w:pPr>
      <w:r w:rsidRPr="3B57C7E4">
        <w:rPr>
          <w:b/>
          <w:bCs/>
        </w:rPr>
        <w:t>Mode</w:t>
      </w:r>
      <w:r w:rsidR="00315291">
        <w:rPr>
          <w:b/>
          <w:bCs/>
        </w:rPr>
        <w:t xml:space="preserve"> </w:t>
      </w:r>
      <w:proofErr w:type="gramStart"/>
      <w:ins w:author="Microsoft Word" w:date="2025-11-14T00:50:00Z" w16du:dateUtc="2025-11-14T07:50:00Z" w:id="12">
        <w:r w:rsidR="00996C45">
          <w:rPr>
            <w:b/>
            <w:bCs/>
          </w:rPr>
          <w:t>control</w:t>
        </w:r>
      </w:ins>
      <w:r w:rsidR="00315291">
        <w:rPr>
          <w:b/>
          <w:bCs/>
        </w:rPr>
        <w:t>(</w:t>
      </w:r>
      <w:proofErr w:type="gramEnd"/>
      <w:r w:rsidR="00622768">
        <w:rPr>
          <w:b/>
          <w:bCs/>
        </w:rPr>
        <w:t>)</w:t>
      </w:r>
    </w:p>
    <w:p w:rsidR="18EF3143" w:rsidP="1E6DEACA" w:rsidRDefault="009E6981" w14:paraId="5E442DD7" w14:textId="60E4829B">
      <w:pPr>
        <w:pStyle w:val="Heading2"/>
      </w:pPr>
      <w:bookmarkStart w:name="_Toc213871230" w:id="13"/>
      <w:r>
        <w:t>Mode</w:t>
      </w:r>
      <w:bookmarkEnd w:id="13"/>
    </w:p>
    <w:p w:rsidR="000D698D" w:rsidP="20B2EBE7" w:rsidRDefault="03692927" w14:paraId="4B3F445E" w14:textId="2C1CCE72">
      <w:pPr>
        <w:rPr>
          <w:rFonts w:ascii="Cambria" w:hAnsi="Cambria" w:eastAsia="Cambria" w:cs="Cambria"/>
        </w:rPr>
      </w:pPr>
      <w:r w:rsidRPr="20B2EBE7">
        <w:rPr>
          <w:rFonts w:ascii="Cambria" w:hAnsi="Cambria" w:eastAsia="Cambria" w:cs="Cambria"/>
        </w:rPr>
        <w:t xml:space="preserve">The </w:t>
      </w:r>
      <w:r w:rsidR="009E6981">
        <w:rPr>
          <w:rFonts w:ascii="Cambria" w:hAnsi="Cambria" w:eastAsia="Cambria" w:cs="Cambria"/>
        </w:rPr>
        <w:t>mode</w:t>
      </w:r>
      <w:r w:rsidRPr="20B2EBE7">
        <w:rPr>
          <w:rFonts w:ascii="Cambria" w:hAnsi="Cambria" w:eastAsia="Cambria" w:cs="Cambria"/>
        </w:rPr>
        <w:t xml:space="preserve"> serves as </w:t>
      </w:r>
      <w:r w:rsidR="009E6981">
        <w:rPr>
          <w:rFonts w:ascii="Cambria" w:hAnsi="Cambria" w:eastAsia="Cambria" w:cs="Cambria"/>
        </w:rPr>
        <w:t xml:space="preserve">a means for the </w:t>
      </w:r>
      <w:r w:rsidR="001E7113">
        <w:rPr>
          <w:rFonts w:ascii="Cambria" w:hAnsi="Cambria" w:eastAsia="Cambria" w:cs="Cambria"/>
        </w:rPr>
        <w:t>Elevator Controller</w:t>
      </w:r>
      <w:r w:rsidR="009E6981">
        <w:rPr>
          <w:rFonts w:ascii="Cambria" w:hAnsi="Cambria" w:eastAsia="Cambria" w:cs="Cambria"/>
        </w:rPr>
        <w:t xml:space="preserve"> to be put into</w:t>
      </w:r>
      <w:r w:rsidR="0077167B">
        <w:rPr>
          <w:rFonts w:ascii="Cambria" w:hAnsi="Cambria" w:eastAsia="Cambria" w:cs="Cambria"/>
        </w:rPr>
        <w:t xml:space="preserve"> and track its </w:t>
      </w:r>
      <w:r w:rsidR="00A21549">
        <w:rPr>
          <w:rFonts w:ascii="Cambria" w:hAnsi="Cambria" w:eastAsia="Cambria" w:cs="Cambria"/>
        </w:rPr>
        <w:t xml:space="preserve">current </w:t>
      </w:r>
      <w:r w:rsidRPr="16F106CA" w:rsidR="419F45EF">
        <w:rPr>
          <w:rFonts w:ascii="Cambria" w:hAnsi="Cambria" w:eastAsia="Cambria" w:cs="Cambria"/>
        </w:rPr>
        <w:t>mode</w:t>
      </w:r>
      <w:r w:rsidRPr="16F106CA" w:rsidR="00C135F2">
        <w:rPr>
          <w:rFonts w:ascii="Cambria" w:hAnsi="Cambria" w:eastAsia="Cambria" w:cs="Cambria"/>
        </w:rPr>
        <w:t>.</w:t>
      </w:r>
      <w:r w:rsidR="00C135F2">
        <w:rPr>
          <w:rFonts w:ascii="Cambria" w:hAnsi="Cambria" w:eastAsia="Cambria" w:cs="Cambria"/>
        </w:rPr>
        <w:t xml:space="preserve"> </w:t>
      </w:r>
      <w:r w:rsidR="00CF045B">
        <w:rPr>
          <w:rFonts w:ascii="Cambria" w:hAnsi="Cambria" w:eastAsia="Cambria" w:cs="Cambria"/>
        </w:rPr>
        <w:t xml:space="preserve">The mode is indirectly being updated by the Control Room, a separate entity outside of the Elevator Controller system. </w:t>
      </w:r>
      <w:r w:rsidR="00C135F2">
        <w:rPr>
          <w:rFonts w:ascii="Cambria" w:hAnsi="Cambria" w:eastAsia="Cambria" w:cs="Cambria"/>
        </w:rPr>
        <w:t>A</w:t>
      </w:r>
      <w:r w:rsidR="00881B0C">
        <w:rPr>
          <w:rFonts w:ascii="Cambria" w:hAnsi="Cambria" w:eastAsia="Cambria" w:cs="Cambria"/>
        </w:rPr>
        <w:t xml:space="preserve">dditionally, </w:t>
      </w:r>
      <w:r w:rsidR="00C135F2">
        <w:rPr>
          <w:rFonts w:ascii="Cambria" w:hAnsi="Cambria" w:eastAsia="Cambria" w:cs="Cambria"/>
        </w:rPr>
        <w:t xml:space="preserve">the mode is responsible for taking in </w:t>
      </w:r>
      <w:proofErr w:type="gramStart"/>
      <w:r w:rsidR="00C135F2">
        <w:rPr>
          <w:rFonts w:ascii="Cambria" w:hAnsi="Cambria" w:eastAsia="Cambria" w:cs="Cambria"/>
        </w:rPr>
        <w:t>demands</w:t>
      </w:r>
      <w:proofErr w:type="gramEnd"/>
      <w:r w:rsidR="00C135F2">
        <w:rPr>
          <w:rFonts w:ascii="Cambria" w:hAnsi="Cambria" w:eastAsia="Cambria" w:cs="Cambria"/>
        </w:rPr>
        <w:t xml:space="preserve"> from the Control Room when the</w:t>
      </w:r>
      <w:r w:rsidR="0020721E">
        <w:rPr>
          <w:rFonts w:ascii="Cambria" w:hAnsi="Cambria" w:eastAsia="Cambria" w:cs="Cambria"/>
        </w:rPr>
        <w:t xml:space="preserve"> </w:t>
      </w:r>
      <w:r w:rsidR="00266A70">
        <w:rPr>
          <w:rFonts w:ascii="Cambria" w:hAnsi="Cambria" w:eastAsia="Cambria" w:cs="Cambria"/>
        </w:rPr>
        <w:t xml:space="preserve">elevator is being remotely controlled. </w:t>
      </w:r>
      <w:r w:rsidR="0077167B">
        <w:rPr>
          <w:rFonts w:ascii="Cambria" w:hAnsi="Cambria" w:eastAsia="Cambria" w:cs="Cambria"/>
        </w:rPr>
        <w:t xml:space="preserve">The mode </w:t>
      </w:r>
      <w:r w:rsidR="00CF045B">
        <w:rPr>
          <w:rFonts w:ascii="Cambria" w:hAnsi="Cambria" w:eastAsia="Cambria" w:cs="Cambria"/>
        </w:rPr>
        <w:t xml:space="preserve">object </w:t>
      </w:r>
      <w:r w:rsidR="00003515">
        <w:rPr>
          <w:rFonts w:ascii="Cambria" w:hAnsi="Cambria" w:eastAsia="Cambria" w:cs="Cambria"/>
        </w:rPr>
        <w:t>receives</w:t>
      </w:r>
      <w:r w:rsidR="00CF045B">
        <w:rPr>
          <w:rFonts w:ascii="Cambria" w:hAnsi="Cambria" w:eastAsia="Cambria" w:cs="Cambria"/>
        </w:rPr>
        <w:t xml:space="preserve"> </w:t>
      </w:r>
      <w:r w:rsidR="00613659">
        <w:rPr>
          <w:rFonts w:ascii="Cambria" w:hAnsi="Cambria" w:eastAsia="Cambria" w:cs="Cambria"/>
        </w:rPr>
        <w:t xml:space="preserve">messages </w:t>
      </w:r>
      <w:r w:rsidR="00003515">
        <w:rPr>
          <w:rFonts w:ascii="Cambria" w:hAnsi="Cambria" w:eastAsia="Cambria" w:cs="Cambria"/>
        </w:rPr>
        <w:t>via the software bus but</w:t>
      </w:r>
      <w:r w:rsidR="0077167B">
        <w:rPr>
          <w:rFonts w:ascii="Cambria" w:hAnsi="Cambria" w:eastAsia="Cambria" w:cs="Cambria"/>
        </w:rPr>
        <w:t xml:space="preserve"> does not post messages to </w:t>
      </w:r>
      <w:r w:rsidR="00081053">
        <w:rPr>
          <w:rFonts w:ascii="Cambria" w:hAnsi="Cambria" w:eastAsia="Cambria" w:cs="Cambria"/>
        </w:rPr>
        <w:t xml:space="preserve">the software bus. </w:t>
      </w:r>
      <w:r w:rsidR="00EF5243">
        <w:rPr>
          <w:rFonts w:ascii="Cambria" w:hAnsi="Cambria" w:eastAsia="Cambria" w:cs="Cambria"/>
        </w:rPr>
        <w:t xml:space="preserve"> </w:t>
      </w:r>
    </w:p>
    <w:p w:rsidR="16F106CA" w:rsidP="16F106CA" w:rsidRDefault="16F106CA" w14:paraId="40FD80CC" w14:textId="3A899B62">
      <w:pPr>
        <w:rPr>
          <w:rFonts w:ascii="Cambria" w:hAnsi="Cambria" w:eastAsia="Cambria" w:cs="Cambria"/>
        </w:rPr>
      </w:pPr>
    </w:p>
    <w:p w:rsidR="000D698D" w:rsidP="20B2EBE7" w:rsidRDefault="00CB1375" w14:paraId="793C13BE" w14:textId="77777777">
      <w:pPr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The modes:</w:t>
      </w:r>
    </w:p>
    <w:p w:rsidR="000D698D" w:rsidP="000D698D" w:rsidRDefault="00430AD0" w14:paraId="79D2E3D8" w14:textId="52C4226C">
      <w:pPr>
        <w:pStyle w:val="ListParagraph"/>
        <w:numPr>
          <w:ilvl w:val="0"/>
          <w:numId w:val="28"/>
        </w:numPr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1</w:t>
      </w:r>
      <w:r w:rsidR="000D698D">
        <w:rPr>
          <w:rFonts w:ascii="Cambria" w:hAnsi="Cambria" w:eastAsia="Cambria" w:cs="Cambria"/>
        </w:rPr>
        <w:t xml:space="preserve"> </w:t>
      </w:r>
      <w:r w:rsidRPr="000D698D" w:rsidR="00643A79">
        <w:rPr>
          <w:rFonts w:ascii="Cambria" w:hAnsi="Cambria" w:eastAsia="Cambria" w:cs="Cambria"/>
        </w:rPr>
        <w:t xml:space="preserve">– </w:t>
      </w:r>
      <w:r w:rsidR="005522BE">
        <w:rPr>
          <w:rFonts w:ascii="Cambria" w:hAnsi="Cambria" w:eastAsia="Cambria" w:cs="Cambria"/>
        </w:rPr>
        <w:t>NORMAL</w:t>
      </w:r>
    </w:p>
    <w:p w:rsidR="000E39BE" w:rsidP="20B2EBE7" w:rsidRDefault="00430AD0" w14:paraId="176CB4E1" w14:textId="4446142B">
      <w:pPr>
        <w:pStyle w:val="ListParagraph"/>
        <w:numPr>
          <w:ilvl w:val="0"/>
          <w:numId w:val="28"/>
        </w:numPr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2</w:t>
      </w:r>
      <w:r w:rsidRPr="000D698D" w:rsidR="00643A79">
        <w:rPr>
          <w:rFonts w:ascii="Cambria" w:hAnsi="Cambria" w:eastAsia="Cambria" w:cs="Cambria"/>
        </w:rPr>
        <w:t xml:space="preserve"> </w:t>
      </w:r>
      <w:r w:rsidRPr="000D698D" w:rsidR="000D698D">
        <w:rPr>
          <w:rFonts w:ascii="Cambria" w:hAnsi="Cambria" w:eastAsia="Cambria" w:cs="Cambria"/>
        </w:rPr>
        <w:t>–</w:t>
      </w:r>
      <w:r w:rsidRPr="000D698D" w:rsidR="00643A79">
        <w:rPr>
          <w:rFonts w:ascii="Cambria" w:hAnsi="Cambria" w:eastAsia="Cambria" w:cs="Cambria"/>
        </w:rPr>
        <w:t xml:space="preserve"> </w:t>
      </w:r>
      <w:r w:rsidRPr="000D698D" w:rsidR="000D698D">
        <w:rPr>
          <w:rFonts w:ascii="Cambria" w:hAnsi="Cambria" w:eastAsia="Cambria" w:cs="Cambria"/>
        </w:rPr>
        <w:t>FIRE_SAFETY</w:t>
      </w:r>
    </w:p>
    <w:p w:rsidR="00747F26" w:rsidP="20B2EBE7" w:rsidRDefault="00430AD0" w14:paraId="59F58414" w14:textId="122EF1FE">
      <w:pPr>
        <w:pStyle w:val="ListParagraph"/>
        <w:numPr>
          <w:ilvl w:val="0"/>
          <w:numId w:val="28"/>
        </w:numPr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lastRenderedPageBreak/>
        <w:t>3</w:t>
      </w:r>
      <w:r w:rsidR="00747F26">
        <w:rPr>
          <w:rFonts w:ascii="Cambria" w:hAnsi="Cambria" w:eastAsia="Cambria" w:cs="Cambria"/>
        </w:rPr>
        <w:t xml:space="preserve"> - </w:t>
      </w:r>
      <w:r w:rsidR="00465238">
        <w:rPr>
          <w:rFonts w:ascii="Cambria" w:hAnsi="Cambria" w:eastAsia="Cambria" w:cs="Cambria"/>
        </w:rPr>
        <w:t>CONTROLLED</w:t>
      </w:r>
    </w:p>
    <w:p w:rsidRPr="00155228" w:rsidR="00155228" w:rsidP="00155228" w:rsidRDefault="00155228" w14:paraId="4E8CB744" w14:textId="77777777">
      <w:pPr>
        <w:pStyle w:val="ListParagraph"/>
        <w:ind w:left="769"/>
        <w:rPr>
          <w:rFonts w:ascii="Cambria" w:hAnsi="Cambria" w:eastAsia="Cambria" w:cs="Cambria"/>
        </w:rPr>
      </w:pPr>
    </w:p>
    <w:p w:rsidR="001CE0A6" w:rsidP="001CE0A6" w:rsidRDefault="5D851524" w14:paraId="5645768D" w14:textId="4123B65F">
      <w:pPr>
        <w:rPr>
          <w:rFonts w:ascii="Cambria" w:hAnsi="Cambria" w:eastAsia="Cambria" w:cs="Cambria"/>
          <w:b/>
          <w:bCs/>
        </w:rPr>
      </w:pPr>
      <w:r w:rsidRPr="3B57C7E4">
        <w:rPr>
          <w:rFonts w:ascii="Cambria" w:hAnsi="Cambria" w:eastAsia="Cambria" w:cs="Cambria"/>
          <w:b/>
          <w:bCs/>
        </w:rPr>
        <w:t>Mode</w:t>
      </w:r>
      <w:r w:rsidRPr="498FECE6" w:rsidR="4972CF05">
        <w:rPr>
          <w:rFonts w:ascii="Cambria" w:hAnsi="Cambria" w:eastAsia="Cambria" w:cs="Cambria"/>
          <w:b/>
          <w:bCs/>
        </w:rPr>
        <w:t xml:space="preserve"> </w:t>
      </w:r>
      <w:proofErr w:type="spellStart"/>
      <w:proofErr w:type="gramStart"/>
      <w:r w:rsidR="00401014">
        <w:rPr>
          <w:rFonts w:ascii="Cambria" w:hAnsi="Cambria" w:eastAsia="Cambria" w:cs="Cambria"/>
          <w:b/>
          <w:bCs/>
        </w:rPr>
        <w:t>getMode</w:t>
      </w:r>
      <w:proofErr w:type="spellEnd"/>
      <w:r w:rsidRPr="498FECE6" w:rsidR="6C4C085F">
        <w:rPr>
          <w:rFonts w:ascii="Cambria" w:hAnsi="Cambria" w:eastAsia="Cambria" w:cs="Cambria"/>
          <w:b/>
          <w:bCs/>
        </w:rPr>
        <w:t>(</w:t>
      </w:r>
      <w:proofErr w:type="gramEnd"/>
      <w:r w:rsidRPr="498FECE6" w:rsidR="6C4C085F">
        <w:rPr>
          <w:rFonts w:ascii="Cambria" w:hAnsi="Cambria" w:eastAsia="Cambria" w:cs="Cambria"/>
          <w:b/>
          <w:bCs/>
        </w:rPr>
        <w:t>)</w:t>
      </w:r>
    </w:p>
    <w:p w:rsidR="008B3862" w:rsidP="001CE0A6" w:rsidRDefault="00C23038" w14:paraId="62E8A861" w14:textId="2D31CF02">
      <w:pPr>
        <w:rPr>
          <w:rFonts w:ascii="Cambria" w:hAnsi="Cambria" w:eastAsia="Cambria" w:cs="Cambria"/>
          <w:b/>
          <w:bCs/>
        </w:rPr>
      </w:pPr>
      <w:r>
        <w:rPr>
          <w:rFonts w:ascii="Cambria" w:hAnsi="Cambria" w:eastAsia="Cambria" w:cs="Cambria"/>
          <w:b/>
          <w:bCs/>
        </w:rPr>
        <w:t>(</w:t>
      </w:r>
      <w:proofErr w:type="spellStart"/>
      <w:proofErr w:type="gramStart"/>
      <w:r>
        <w:rPr>
          <w:rFonts w:ascii="Cambria" w:hAnsi="Cambria" w:eastAsia="Cambria" w:cs="Cambria"/>
          <w:b/>
          <w:bCs/>
        </w:rPr>
        <w:t>floor,direction</w:t>
      </w:r>
      <w:proofErr w:type="spellEnd"/>
      <w:proofErr w:type="gramEnd"/>
      <w:r>
        <w:rPr>
          <w:rFonts w:ascii="Cambria" w:hAnsi="Cambria" w:eastAsia="Cambria" w:cs="Cambria"/>
          <w:b/>
          <w:bCs/>
        </w:rPr>
        <w:t>)</w:t>
      </w:r>
      <w:r w:rsidR="00904C7E">
        <w:rPr>
          <w:rFonts w:ascii="Cambria" w:hAnsi="Cambria" w:eastAsia="Cambria" w:cs="Cambria"/>
          <w:b/>
          <w:bCs/>
        </w:rPr>
        <w:t xml:space="preserve"> </w:t>
      </w:r>
      <w:proofErr w:type="spellStart"/>
      <w:proofErr w:type="gramStart"/>
      <w:r w:rsidR="00904C7E">
        <w:rPr>
          <w:rFonts w:ascii="Cambria" w:hAnsi="Cambria" w:eastAsia="Cambria" w:cs="Cambria"/>
          <w:b/>
          <w:bCs/>
        </w:rPr>
        <w:t>next</w:t>
      </w:r>
      <w:r w:rsidR="00E86A3B">
        <w:rPr>
          <w:rFonts w:ascii="Cambria" w:hAnsi="Cambria" w:eastAsia="Cambria" w:cs="Cambria"/>
          <w:b/>
          <w:bCs/>
        </w:rPr>
        <w:t>Service</w:t>
      </w:r>
      <w:proofErr w:type="spellEnd"/>
      <w:r w:rsidR="006A46BF">
        <w:rPr>
          <w:rFonts w:ascii="Cambria" w:hAnsi="Cambria" w:eastAsia="Cambria" w:cs="Cambria"/>
          <w:b/>
          <w:bCs/>
        </w:rPr>
        <w:t>(</w:t>
      </w:r>
      <w:proofErr w:type="gramEnd"/>
      <w:r w:rsidR="006A46BF">
        <w:rPr>
          <w:rFonts w:ascii="Cambria" w:hAnsi="Cambria" w:eastAsia="Cambria" w:cs="Cambria"/>
          <w:b/>
          <w:bCs/>
        </w:rPr>
        <w:t>)</w:t>
      </w:r>
    </w:p>
    <w:p w:rsidR="004826D4" w:rsidP="004826D4" w:rsidRDefault="00942D1E" w14:paraId="75C0F52C" w14:textId="562BBCED">
      <w:pPr>
        <w:pStyle w:val="Heading2"/>
      </w:pPr>
      <w:bookmarkStart w:name="_Toc213871231" w:id="14"/>
      <w:r>
        <w:t>Buttons</w:t>
      </w:r>
      <w:bookmarkEnd w:id="14"/>
    </w:p>
    <w:p w:rsidR="00882253" w:rsidP="00882253" w:rsidRDefault="00882253" w14:paraId="360BE616" w14:textId="533B641D">
      <w:r>
        <w:t xml:space="preserve">The </w:t>
      </w:r>
      <w:proofErr w:type="gramStart"/>
      <w:r w:rsidR="00A512A6">
        <w:t>buttons object</w:t>
      </w:r>
      <w:proofErr w:type="gramEnd"/>
      <w:r>
        <w:t xml:space="preserve"> </w:t>
      </w:r>
      <w:r w:rsidR="001E7113">
        <w:t xml:space="preserve">enables </w:t>
      </w:r>
      <w:r w:rsidR="00AB69C2">
        <w:t xml:space="preserve">the </w:t>
      </w:r>
      <w:r w:rsidR="001E7113">
        <w:t>Elevator Controller</w:t>
      </w:r>
      <w:r w:rsidR="00AB69C2">
        <w:t xml:space="preserve"> to track </w:t>
      </w:r>
      <w:r w:rsidR="009903A8">
        <w:t>and schedule</w:t>
      </w:r>
      <w:r w:rsidR="00AB69C2">
        <w:t xml:space="preserve"> its destinations</w:t>
      </w:r>
      <w:r w:rsidR="005962B2">
        <w:t xml:space="preserve">. </w:t>
      </w:r>
      <w:r w:rsidR="001E7113">
        <w:t xml:space="preserve">The </w:t>
      </w:r>
      <w:r w:rsidR="00A512A6">
        <w:t xml:space="preserve">buttons </w:t>
      </w:r>
      <w:r w:rsidR="00CB2F6D">
        <w:t>object</w:t>
      </w:r>
      <w:r w:rsidR="00830AED">
        <w:t xml:space="preserve"> indirectly</w:t>
      </w:r>
      <w:r w:rsidR="005962B2">
        <w:t xml:space="preserve"> </w:t>
      </w:r>
      <w:proofErr w:type="gramStart"/>
      <w:r w:rsidR="005962B2">
        <w:t>receiv</w:t>
      </w:r>
      <w:r w:rsidR="00E43B71">
        <w:t>es</w:t>
      </w:r>
      <w:proofErr w:type="gramEnd"/>
      <w:r w:rsidR="005962B2">
        <w:t xml:space="preserve"> </w:t>
      </w:r>
      <w:r w:rsidR="00830AED">
        <w:t xml:space="preserve">floor </w:t>
      </w:r>
      <w:r w:rsidR="005B67AA">
        <w:t>request</w:t>
      </w:r>
      <w:r w:rsidR="00830AED">
        <w:t>s via the physical</w:t>
      </w:r>
      <w:r w:rsidR="005B67AA">
        <w:t xml:space="preserve"> </w:t>
      </w:r>
      <w:r w:rsidR="00527604">
        <w:t xml:space="preserve">buttons on the panel inside </w:t>
      </w:r>
      <w:r w:rsidR="00830AED">
        <w:t>of the</w:t>
      </w:r>
      <w:r w:rsidR="00527604">
        <w:t xml:space="preserve"> cabin,</w:t>
      </w:r>
      <w:r w:rsidR="00174218">
        <w:t xml:space="preserve"> as well as the</w:t>
      </w:r>
      <w:r w:rsidR="00527604">
        <w:t xml:space="preserve"> </w:t>
      </w:r>
      <w:r w:rsidR="005B67AA">
        <w:t>call buttons on each level</w:t>
      </w:r>
      <w:r w:rsidR="00EE268F">
        <w:t xml:space="preserve">. </w:t>
      </w:r>
      <w:r w:rsidR="00174218">
        <w:t xml:space="preserve">These button events are being </w:t>
      </w:r>
      <w:r w:rsidR="009903A8">
        <w:t>received</w:t>
      </w:r>
      <w:r w:rsidR="00174218">
        <w:t xml:space="preserve"> </w:t>
      </w:r>
      <w:r w:rsidR="001E7113">
        <w:t>via the software bus</w:t>
      </w:r>
      <w:r w:rsidR="009B3BD3">
        <w:t>.</w:t>
      </w:r>
      <w:r w:rsidR="001E7113">
        <w:t xml:space="preserve"> The </w:t>
      </w:r>
      <w:r w:rsidR="009903A8">
        <w:t>buttons object does not post any messages to the Software Bus</w:t>
      </w:r>
      <w:r w:rsidR="0047404F">
        <w:t>.</w:t>
      </w:r>
    </w:p>
    <w:p w:rsidR="009B3BD3" w:rsidP="00882253" w:rsidRDefault="009B3BD3" w14:paraId="30B9ABA4" w14:textId="77777777"/>
    <w:p w:rsidRPr="00287E00" w:rsidR="00287E00" w:rsidP="00287E00" w:rsidRDefault="005E6F32" w14:paraId="1D9C6B4E" w14:textId="1076D71B">
      <w:pPr>
        <w:rPr>
          <w:b w:val="1"/>
          <w:bCs w:val="1"/>
        </w:rPr>
      </w:pPr>
      <w:r w:rsidRPr="7D079394" w:rsidR="005E6F32">
        <w:rPr>
          <w:b w:val="1"/>
          <w:bCs w:val="1"/>
        </w:rPr>
        <w:t>v</w:t>
      </w:r>
      <w:r w:rsidRPr="7D079394" w:rsidR="0014338F">
        <w:rPr>
          <w:b w:val="1"/>
          <w:bCs w:val="1"/>
        </w:rPr>
        <w:t xml:space="preserve">oid </w:t>
      </w:r>
      <w:r w:rsidRPr="7D079394" w:rsidR="00287E00">
        <w:rPr>
          <w:b w:val="1"/>
          <w:bCs w:val="1"/>
        </w:rPr>
        <w:t>callReset</w:t>
      </w:r>
      <w:r w:rsidRPr="7D079394" w:rsidR="00C23038">
        <w:rPr>
          <w:b w:val="1"/>
          <w:bCs w:val="1"/>
        </w:rPr>
        <w:t>(</w:t>
      </w:r>
      <w:r w:rsidRPr="7D079394" w:rsidR="00C23038">
        <w:rPr>
          <w:b w:val="1"/>
          <w:bCs w:val="1"/>
        </w:rPr>
        <w:t>floor,direction</w:t>
      </w:r>
      <w:r w:rsidRPr="7D079394" w:rsidR="00C23038">
        <w:rPr>
          <w:b w:val="1"/>
          <w:bCs w:val="1"/>
        </w:rPr>
        <w:t>)</w:t>
      </w:r>
    </w:p>
    <w:p w:rsidRPr="00287E00" w:rsidR="00287E00" w:rsidP="00287E00" w:rsidRDefault="0014338F" w14:paraId="14CD632F" w14:textId="6D832B19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r w:rsidRPr="00287E00" w:rsidR="00287E00">
        <w:rPr>
          <w:b/>
          <w:bCs/>
        </w:rPr>
        <w:t>request</w:t>
      </w:r>
      <w:r>
        <w:rPr>
          <w:b/>
          <w:bCs/>
        </w:rPr>
        <w:t>R</w:t>
      </w:r>
      <w:r w:rsidRPr="00287E00" w:rsidR="00287E00">
        <w:rPr>
          <w:b/>
          <w:bCs/>
        </w:rPr>
        <w:t>eset</w:t>
      </w:r>
      <w:proofErr w:type="spellEnd"/>
      <w:r w:rsidRPr="00287E00" w:rsidR="00287E00">
        <w:rPr>
          <w:b/>
          <w:bCs/>
        </w:rPr>
        <w:t>(floor)</w:t>
      </w:r>
    </w:p>
    <w:p w:rsidRPr="00287E00" w:rsidR="00287E00" w:rsidP="00287E00" w:rsidRDefault="0014338F" w14:paraId="7C996141" w14:textId="6CD891B4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 w:rsidRPr="00287E00" w:rsidR="00287E00">
        <w:rPr>
          <w:b/>
          <w:bCs/>
        </w:rPr>
        <w:t>enableCalls</w:t>
      </w:r>
      <w:proofErr w:type="spellEnd"/>
      <w:r w:rsidRPr="00287E00" w:rsidR="00287E00">
        <w:rPr>
          <w:b/>
          <w:bCs/>
        </w:rPr>
        <w:t>(</w:t>
      </w:r>
      <w:proofErr w:type="gramEnd"/>
      <w:r w:rsidRPr="00287E00" w:rsidR="00287E00">
        <w:rPr>
          <w:b/>
          <w:bCs/>
        </w:rPr>
        <w:t>)</w:t>
      </w:r>
    </w:p>
    <w:p w:rsidRPr="00287E00" w:rsidR="00287E00" w:rsidP="00287E00" w:rsidRDefault="0014338F" w14:paraId="2334F9EB" w14:textId="0E0EE7A0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 w:rsidRPr="00287E00" w:rsidR="00287E00">
        <w:rPr>
          <w:b/>
          <w:bCs/>
        </w:rPr>
        <w:t>disableCalls</w:t>
      </w:r>
      <w:proofErr w:type="spellEnd"/>
      <w:r w:rsidRPr="00287E00" w:rsidR="00287E00">
        <w:rPr>
          <w:b/>
          <w:bCs/>
        </w:rPr>
        <w:t>(</w:t>
      </w:r>
      <w:proofErr w:type="gramEnd"/>
      <w:r w:rsidRPr="00287E00" w:rsidR="00287E00">
        <w:rPr>
          <w:b/>
          <w:bCs/>
        </w:rPr>
        <w:t>)</w:t>
      </w:r>
    </w:p>
    <w:p w:rsidRPr="00287E00" w:rsidR="00287E00" w:rsidP="00287E00" w:rsidRDefault="0014338F" w14:paraId="4264773A" w14:textId="3FAFDF49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 w:rsidRPr="00287E00" w:rsidR="00287E00">
        <w:rPr>
          <w:b/>
          <w:bCs/>
        </w:rPr>
        <w:t>enable</w:t>
      </w:r>
      <w:r>
        <w:rPr>
          <w:b/>
          <w:bCs/>
        </w:rPr>
        <w:t>A</w:t>
      </w:r>
      <w:r w:rsidRPr="00287E00" w:rsidR="00287E00">
        <w:rPr>
          <w:b/>
          <w:bCs/>
        </w:rPr>
        <w:t>ll</w:t>
      </w:r>
      <w:r>
        <w:rPr>
          <w:b/>
          <w:bCs/>
        </w:rPr>
        <w:t>R</w:t>
      </w:r>
      <w:r w:rsidRPr="00287E00" w:rsidR="00287E00">
        <w:rPr>
          <w:b/>
          <w:bCs/>
        </w:rPr>
        <w:t>equests</w:t>
      </w:r>
      <w:proofErr w:type="spellEnd"/>
      <w:r w:rsidRPr="00287E00" w:rsidR="00287E00">
        <w:rPr>
          <w:b/>
          <w:bCs/>
        </w:rPr>
        <w:t>(</w:t>
      </w:r>
      <w:proofErr w:type="gramEnd"/>
      <w:r w:rsidRPr="00287E00" w:rsidR="00287E00">
        <w:rPr>
          <w:b/>
          <w:bCs/>
        </w:rPr>
        <w:t>)</w:t>
      </w:r>
    </w:p>
    <w:p w:rsidRPr="00287E00" w:rsidR="00287E00" w:rsidP="00287E00" w:rsidRDefault="0014338F" w14:paraId="233EB128" w14:textId="5E5B433C">
      <w:pPr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>
        <w:rPr>
          <w:b/>
          <w:bCs/>
        </w:rPr>
        <w:t>enableSi</w:t>
      </w:r>
      <w:r w:rsidRPr="00287E00" w:rsidR="00287E00">
        <w:rPr>
          <w:b/>
          <w:bCs/>
        </w:rPr>
        <w:t>ngleRequest</w:t>
      </w:r>
      <w:proofErr w:type="spellEnd"/>
      <w:r w:rsidRPr="00287E00" w:rsidR="00287E00">
        <w:rPr>
          <w:b/>
          <w:bCs/>
        </w:rPr>
        <w:t>(</w:t>
      </w:r>
      <w:proofErr w:type="gramEnd"/>
      <w:r w:rsidRPr="00287E00" w:rsidR="00287E00">
        <w:rPr>
          <w:b/>
          <w:bCs/>
        </w:rPr>
        <w:t>)</w:t>
      </w:r>
    </w:p>
    <w:p w:rsidR="00287E00" w:rsidP="00287E00" w:rsidRDefault="00C23038" w14:paraId="7C7DE80C" w14:textId="22300A5C">
      <w:pPr>
        <w:rPr>
          <w:b w:val="1"/>
          <w:bCs w:val="1"/>
        </w:rPr>
      </w:pPr>
      <w:r w:rsidRPr="7D079394" w:rsidR="00C23038">
        <w:rPr>
          <w:b w:val="1"/>
          <w:bCs w:val="1"/>
        </w:rPr>
        <w:t>(</w:t>
      </w:r>
      <w:r w:rsidRPr="7D079394" w:rsidR="00C23038">
        <w:rPr>
          <w:b w:val="1"/>
          <w:bCs w:val="1"/>
        </w:rPr>
        <w:t>floor,direction</w:t>
      </w:r>
      <w:r w:rsidRPr="7D079394" w:rsidR="00C23038">
        <w:rPr>
          <w:b w:val="1"/>
          <w:bCs w:val="1"/>
        </w:rPr>
        <w:t>)</w:t>
      </w:r>
      <w:r w:rsidRPr="7D079394" w:rsidR="00DE38C7">
        <w:rPr>
          <w:b w:val="1"/>
          <w:bCs w:val="1"/>
        </w:rPr>
        <w:t xml:space="preserve"> </w:t>
      </w:r>
      <w:r w:rsidRPr="7D079394" w:rsidR="00287E00">
        <w:rPr>
          <w:b w:val="1"/>
          <w:bCs w:val="1"/>
        </w:rPr>
        <w:t>next</w:t>
      </w:r>
      <w:r w:rsidRPr="7D079394" w:rsidR="00CB474C">
        <w:rPr>
          <w:b w:val="1"/>
          <w:bCs w:val="1"/>
        </w:rPr>
        <w:t>Service</w:t>
      </w:r>
      <w:r w:rsidRPr="7D079394" w:rsidR="00287E00">
        <w:rPr>
          <w:b w:val="1"/>
          <w:bCs w:val="1"/>
        </w:rPr>
        <w:t>(</w:t>
      </w:r>
      <w:r w:rsidRPr="7D079394" w:rsidR="00C23038">
        <w:rPr>
          <w:b w:val="1"/>
          <w:bCs w:val="1"/>
        </w:rPr>
        <w:t>floor,direction</w:t>
      </w:r>
      <w:r w:rsidRPr="7D079394" w:rsidR="00C23038">
        <w:rPr>
          <w:b w:val="1"/>
          <w:bCs w:val="1"/>
        </w:rPr>
        <w:t>)</w:t>
      </w:r>
    </w:p>
    <w:p w:rsidR="003A081F" w:rsidP="003A081F" w:rsidRDefault="004D536E" w14:paraId="35FC272C" w14:textId="5D2464FE">
      <w:pPr>
        <w:pStyle w:val="Heading2"/>
      </w:pPr>
      <w:bookmarkStart w:name="_Toc213871232" w:id="15"/>
      <w:r>
        <w:t>Cabin</w:t>
      </w:r>
      <w:bookmarkEnd w:id="15"/>
    </w:p>
    <w:p w:rsidR="00222515" w:rsidP="00222515" w:rsidRDefault="00222515" w14:paraId="334B4E63" w14:textId="7CC977B8">
      <w:r>
        <w:t xml:space="preserve">The cabin </w:t>
      </w:r>
      <w:r w:rsidR="008F5EC1">
        <w:t>provides</w:t>
      </w:r>
      <w:r>
        <w:t xml:space="preserve"> </w:t>
      </w:r>
      <w:r w:rsidR="00CA4BDC">
        <w:t xml:space="preserve">a means for the elevator controller to </w:t>
      </w:r>
      <w:r w:rsidR="00512D48">
        <w:t xml:space="preserve">send the elevator to a </w:t>
      </w:r>
      <w:r w:rsidR="002A09BB">
        <w:t>destination</w:t>
      </w:r>
      <w:r w:rsidR="00512D48">
        <w:t>.</w:t>
      </w:r>
      <w:r w:rsidR="000B0B7C">
        <w:t xml:space="preserve"> A note on the behavior of setting the destination of the cabin: once the cabin is fully stopped it can be sent in any direction, but if it is already in motion, </w:t>
      </w:r>
      <w:r w:rsidR="00E13703">
        <w:t>the cabin</w:t>
      </w:r>
      <w:r w:rsidR="0096547C">
        <w:t xml:space="preserve"> will only </w:t>
      </w:r>
      <w:r w:rsidR="00A4320B">
        <w:t>obey</w:t>
      </w:r>
      <w:r w:rsidR="00E13703">
        <w:t xml:space="preserve"> requests to </w:t>
      </w:r>
      <w:r w:rsidR="0096547C">
        <w:t>go to floors that are in the direction it is currently traveling.</w:t>
      </w:r>
      <w:r w:rsidR="00512D48">
        <w:t xml:space="preserve"> </w:t>
      </w:r>
      <w:r w:rsidR="0005605D">
        <w:t xml:space="preserve">The cabin indirectly </w:t>
      </w:r>
      <w:r w:rsidR="0005077A">
        <w:t>controls</w:t>
      </w:r>
      <w:r w:rsidR="0005605D">
        <w:t xml:space="preserve"> </w:t>
      </w:r>
      <w:r w:rsidR="00292A54">
        <w:t>the motor</w:t>
      </w:r>
      <w:r w:rsidR="00504088">
        <w:t xml:space="preserve"> </w:t>
      </w:r>
      <w:r w:rsidR="00292A54">
        <w:t xml:space="preserve">by sending messages to the </w:t>
      </w:r>
      <w:r w:rsidR="0005605D">
        <w:t>Software Bus</w:t>
      </w:r>
      <w:r w:rsidR="00075362">
        <w:t xml:space="preserve">. </w:t>
      </w:r>
      <w:r w:rsidR="00970A15">
        <w:t>Additionally, t</w:t>
      </w:r>
      <w:r w:rsidR="00075362">
        <w:t xml:space="preserve">he cabin </w:t>
      </w:r>
      <w:r w:rsidR="00652F2D">
        <w:t>indirectly receives messages from physical sensors through the Software Bus</w:t>
      </w:r>
      <w:r w:rsidR="009A58FA">
        <w:t xml:space="preserve">. </w:t>
      </w:r>
    </w:p>
    <w:p w:rsidR="005851E6" w:rsidP="00222515" w:rsidRDefault="005851E6" w14:paraId="421ADB9B" w14:textId="77777777">
      <w:pPr>
        <w:rPr>
          <w:b/>
          <w:bCs/>
        </w:rPr>
      </w:pPr>
    </w:p>
    <w:p w:rsidR="00FA051E" w:rsidP="00222515" w:rsidRDefault="00094A5D" w14:paraId="1EE5ED75" w14:textId="0C604118">
      <w:pPr>
        <w:rPr>
          <w:b/>
          <w:bCs/>
        </w:rPr>
      </w:pPr>
      <w:r>
        <w:rPr>
          <w:b/>
          <w:bCs/>
        </w:rPr>
        <w:t>void</w:t>
      </w:r>
      <w:r w:rsidR="00A053FF">
        <w:rPr>
          <w:b/>
          <w:bCs/>
        </w:rPr>
        <w:t xml:space="preserve"> </w:t>
      </w:r>
      <w:proofErr w:type="spellStart"/>
      <w:r w:rsidR="00A053FF">
        <w:rPr>
          <w:b/>
          <w:bCs/>
        </w:rPr>
        <w:t>goToFloor</w:t>
      </w:r>
      <w:proofErr w:type="spellEnd"/>
      <w:r w:rsidR="00A053FF">
        <w:rPr>
          <w:b/>
          <w:bCs/>
        </w:rPr>
        <w:t>(</w:t>
      </w:r>
      <w:r w:rsidR="0033217F">
        <w:rPr>
          <w:b/>
          <w:bCs/>
        </w:rPr>
        <w:t>floor</w:t>
      </w:r>
      <w:r w:rsidR="00A053FF">
        <w:rPr>
          <w:b/>
          <w:bCs/>
        </w:rPr>
        <w:t>)</w:t>
      </w:r>
    </w:p>
    <w:p w:rsidR="003F6519" w:rsidP="00222515" w:rsidRDefault="00C23038" w14:paraId="50279CBE" w14:textId="73163023">
      <w:pPr>
        <w:rPr>
          <w:b/>
          <w:bCs/>
        </w:rPr>
      </w:pPr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floor,direction</w:t>
      </w:r>
      <w:proofErr w:type="spellEnd"/>
      <w:r>
        <w:rPr>
          <w:b/>
          <w:bCs/>
        </w:rPr>
        <w:t>)</w:t>
      </w:r>
      <w:r w:rsidR="0014338F">
        <w:rPr>
          <w:b/>
          <w:bCs/>
        </w:rPr>
        <w:t xml:space="preserve"> </w:t>
      </w:r>
      <w:r w:rsidR="000C4953">
        <w:rPr>
          <w:b/>
          <w:bCs/>
        </w:rPr>
        <w:t xml:space="preserve"> </w:t>
      </w:r>
      <w:proofErr w:type="spellStart"/>
      <w:r w:rsidRPr="3B57C7E4" w:rsidR="003F6519">
        <w:rPr>
          <w:b/>
          <w:bCs/>
        </w:rPr>
        <w:t>current</w:t>
      </w:r>
      <w:r w:rsidR="005821ED">
        <w:rPr>
          <w:b/>
          <w:bCs/>
        </w:rPr>
        <w:t>Status</w:t>
      </w:r>
      <w:proofErr w:type="spellEnd"/>
      <w:proofErr w:type="gramEnd"/>
      <w:r w:rsidRPr="3B57C7E4" w:rsidR="003F6519">
        <w:rPr>
          <w:b/>
          <w:bCs/>
        </w:rPr>
        <w:t>()</w:t>
      </w:r>
    </w:p>
    <w:p w:rsidR="00FB60FF" w:rsidP="00222515" w:rsidRDefault="00C05212" w14:paraId="4E2DB97B" w14:textId="55C11D73">
      <w:pPr>
        <w:rPr>
          <w:b/>
          <w:bCs/>
        </w:r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arrived(</w:t>
      </w:r>
      <w:proofErr w:type="gramEnd"/>
      <w:r>
        <w:rPr>
          <w:b/>
          <w:bCs/>
        </w:rPr>
        <w:t>)</w:t>
      </w:r>
    </w:p>
    <w:p w:rsidRPr="00094A5D" w:rsidR="00094A5D" w:rsidP="00094A5D" w:rsidRDefault="00094A5D" w14:paraId="45679AD4" w14:textId="77777777">
      <w:pPr>
        <w:rPr>
          <w:b/>
          <w:bCs/>
        </w:rPr>
      </w:pPr>
      <w:r w:rsidRPr="00094A5D">
        <w:rPr>
          <w:b/>
          <w:bCs/>
        </w:rPr>
        <w:t xml:space="preserve">floor </w:t>
      </w:r>
      <w:proofErr w:type="spellStart"/>
      <w:proofErr w:type="gramStart"/>
      <w:r w:rsidRPr="00094A5D">
        <w:rPr>
          <w:b/>
          <w:bCs/>
        </w:rPr>
        <w:t>getTargetFloor</w:t>
      </w:r>
      <w:proofErr w:type="spellEnd"/>
      <w:r w:rsidRPr="00094A5D">
        <w:rPr>
          <w:b/>
          <w:bCs/>
        </w:rPr>
        <w:t>(</w:t>
      </w:r>
      <w:proofErr w:type="gramEnd"/>
      <w:r w:rsidRPr="00094A5D">
        <w:rPr>
          <w:b/>
          <w:bCs/>
        </w:rPr>
        <w:t>)</w:t>
      </w:r>
    </w:p>
    <w:p w:rsidR="008B6D91" w:rsidP="008B6D91" w:rsidRDefault="008B6D91" w14:paraId="16463F69" w14:textId="611BA384">
      <w:pPr>
        <w:pStyle w:val="Heading2"/>
      </w:pPr>
      <w:bookmarkStart w:name="_Toc213871233" w:id="16"/>
      <w:r>
        <w:t>Door</w:t>
      </w:r>
      <w:r w:rsidR="00395184">
        <w:t xml:space="preserve"> Assembly</w:t>
      </w:r>
      <w:bookmarkEnd w:id="16"/>
    </w:p>
    <w:p w:rsidR="009A05D7" w:rsidP="009A05D7" w:rsidRDefault="009A05D7" w14:paraId="01CC9FA4" w14:textId="7C62CDE9">
      <w:r>
        <w:t>The door assembly is a virtualization of the physical interfaces which comprise the door</w:t>
      </w:r>
      <w:r w:rsidR="00AA7D24">
        <w:t>s</w:t>
      </w:r>
      <w:r w:rsidR="094E3B87">
        <w:t xml:space="preserve">: </w:t>
      </w:r>
      <w:r>
        <w:t xml:space="preserve">fully open sensors, fully closed sensors, door obstruction sensors, </w:t>
      </w:r>
      <w:r w:rsidR="00240BAE">
        <w:t>the scale</w:t>
      </w:r>
      <w:r w:rsidR="000920B1">
        <w:t>,</w:t>
      </w:r>
      <w:r w:rsidR="00240BAE">
        <w:t xml:space="preserve"> </w:t>
      </w:r>
      <w:r>
        <w:t xml:space="preserve">and </w:t>
      </w:r>
      <w:r w:rsidR="009B09DB">
        <w:t xml:space="preserve">the </w:t>
      </w:r>
      <w:r w:rsidR="3FA32EC6">
        <w:t>door</w:t>
      </w:r>
      <w:r w:rsidR="001267DC">
        <w:t xml:space="preserve"> motor</w:t>
      </w:r>
      <w:r w:rsidR="00EC067D">
        <w:t xml:space="preserve">. </w:t>
      </w:r>
      <w:r>
        <w:t>The door assembly posts and receives messages from its physical counterparts via the software bus</w:t>
      </w:r>
      <w:r w:rsidR="009279A1">
        <w:t xml:space="preserve">; posting to </w:t>
      </w:r>
      <w:r w:rsidR="00B21DBF">
        <w:t xml:space="preserve">the motor; receiving from the </w:t>
      </w:r>
      <w:r w:rsidR="0098376A">
        <w:t xml:space="preserve">fully closed sensors, </w:t>
      </w:r>
      <w:r w:rsidR="00584436">
        <w:t xml:space="preserve">fully open </w:t>
      </w:r>
      <w:r w:rsidR="00B84B52">
        <w:t xml:space="preserve">sensors, </w:t>
      </w:r>
      <w:r w:rsidR="00240BAE">
        <w:t xml:space="preserve">the scale, </w:t>
      </w:r>
      <w:r w:rsidR="00B84B52">
        <w:t>and</w:t>
      </w:r>
      <w:r w:rsidR="0098376A">
        <w:t xml:space="preserve"> </w:t>
      </w:r>
      <w:r w:rsidR="0040010F">
        <w:t>the</w:t>
      </w:r>
      <w:r w:rsidR="0098376A">
        <w:t xml:space="preserve"> door obstruction sensors</w:t>
      </w:r>
      <w:r w:rsidR="009279A1">
        <w:t>.</w:t>
      </w:r>
      <w:r w:rsidR="002E7CDB">
        <w:t xml:space="preserve"> </w:t>
      </w:r>
      <w:r w:rsidR="004417B9">
        <w:t xml:space="preserve"> </w:t>
      </w:r>
    </w:p>
    <w:p w:rsidR="00FB60FF" w:rsidP="009A05D7" w:rsidRDefault="009A05D7" w14:paraId="43FC8ED9" w14:textId="665E55F7">
      <w:r>
        <w:t xml:space="preserve"> </w:t>
      </w:r>
    </w:p>
    <w:p w:rsidRPr="00621696" w:rsidR="009A05D7" w:rsidP="009A05D7" w:rsidRDefault="00F1594B" w14:paraId="1D887D3E" w14:textId="1F9920FF">
      <w:pPr>
        <w:rPr>
          <w:b/>
          <w:bCs/>
        </w:rPr>
      </w:pPr>
      <w:r>
        <w:rPr>
          <w:b/>
          <w:bCs/>
        </w:rPr>
        <w:t>void</w:t>
      </w:r>
      <w:r w:rsidRPr="00621696" w:rsidR="009A05D7">
        <w:rPr>
          <w:b/>
          <w:bCs/>
        </w:rPr>
        <w:t xml:space="preserve"> </w:t>
      </w:r>
      <w:proofErr w:type="gramStart"/>
      <w:r w:rsidRPr="00621696" w:rsidR="009A05D7">
        <w:rPr>
          <w:b/>
          <w:bCs/>
        </w:rPr>
        <w:t>open(</w:t>
      </w:r>
      <w:proofErr w:type="gramEnd"/>
      <w:r w:rsidRPr="00621696" w:rsidR="009A05D7">
        <w:rPr>
          <w:b/>
          <w:bCs/>
        </w:rPr>
        <w:t>)</w:t>
      </w:r>
    </w:p>
    <w:p w:rsidRPr="00621696" w:rsidR="009A05D7" w:rsidP="009A05D7" w:rsidRDefault="00F1594B" w14:paraId="183981C0" w14:textId="2910DCEE">
      <w:pPr>
        <w:rPr>
          <w:b/>
          <w:bCs/>
        </w:rPr>
      </w:pPr>
      <w:r>
        <w:rPr>
          <w:b/>
          <w:bCs/>
        </w:rPr>
        <w:t>void</w:t>
      </w:r>
      <w:r w:rsidRPr="00621696" w:rsidR="009A05D7">
        <w:rPr>
          <w:b/>
          <w:bCs/>
        </w:rPr>
        <w:t xml:space="preserve"> </w:t>
      </w:r>
      <w:proofErr w:type="gramStart"/>
      <w:r w:rsidRPr="00621696" w:rsidR="009A05D7">
        <w:rPr>
          <w:b/>
          <w:bCs/>
        </w:rPr>
        <w:t>close(</w:t>
      </w:r>
      <w:proofErr w:type="gramEnd"/>
      <w:r w:rsidRPr="00621696" w:rsidR="009A05D7">
        <w:rPr>
          <w:b/>
          <w:bCs/>
        </w:rPr>
        <w:t>)</w:t>
      </w:r>
    </w:p>
    <w:p w:rsidRPr="00621696" w:rsidR="00090681" w:rsidP="009A05D7" w:rsidRDefault="00090681" w14:paraId="06C6F248" w14:textId="121E2503"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gramStart"/>
      <w:r w:rsidRPr="3B57C7E4" w:rsidR="11E459DD">
        <w:rPr>
          <w:b/>
          <w:bCs/>
        </w:rPr>
        <w:t>obstructed</w:t>
      </w:r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:rsidR="11E459DD" w:rsidRDefault="11E459DD" w14:paraId="3C1C4512" w14:textId="69454E1B">
      <w:r w:rsidRPr="3B57C7E4">
        <w:rPr>
          <w:b/>
          <w:bCs/>
        </w:rPr>
        <w:t xml:space="preserve">boolean </w:t>
      </w:r>
      <w:proofErr w:type="gramStart"/>
      <w:r w:rsidRPr="3B57C7E4">
        <w:rPr>
          <w:b/>
          <w:bCs/>
        </w:rPr>
        <w:t>fullyClosed(</w:t>
      </w:r>
      <w:proofErr w:type="gramEnd"/>
      <w:r w:rsidRPr="3B57C7E4">
        <w:rPr>
          <w:b/>
          <w:bCs/>
        </w:rPr>
        <w:t>)</w:t>
      </w:r>
    </w:p>
    <w:p w:rsidR="00FB60FF" w:rsidP="009A05D7" w:rsidRDefault="00084502" w14:paraId="54CE2277" w14:textId="6E44C936">
      <w:pPr>
        <w:rPr>
          <w:b/>
          <w:bCs/>
        </w:rPr>
      </w:pPr>
      <w:proofErr w:type="spellStart"/>
      <w:r>
        <w:rPr>
          <w:b/>
          <w:bCs/>
        </w:rPr>
        <w:t>b</w:t>
      </w:r>
      <w:r w:rsidRPr="05858742" w:rsidR="11D81307">
        <w:rPr>
          <w:b/>
          <w:bCs/>
        </w:rPr>
        <w:t>oolean</w:t>
      </w:r>
      <w:proofErr w:type="spellEnd"/>
      <w:r w:rsidRPr="05858742" w:rsidR="11D81307">
        <w:rPr>
          <w:b/>
          <w:bCs/>
        </w:rPr>
        <w:t xml:space="preserve"> </w:t>
      </w:r>
      <w:proofErr w:type="spellStart"/>
      <w:proofErr w:type="gramStart"/>
      <w:r w:rsidRPr="05858742" w:rsidR="11D81307">
        <w:rPr>
          <w:b/>
          <w:bCs/>
        </w:rPr>
        <w:t>fullyOpen</w:t>
      </w:r>
      <w:proofErr w:type="spellEnd"/>
      <w:r w:rsidRPr="05858742" w:rsidR="11D81307">
        <w:rPr>
          <w:b/>
          <w:bCs/>
        </w:rPr>
        <w:t>(</w:t>
      </w:r>
      <w:proofErr w:type="gramEnd"/>
      <w:r w:rsidRPr="05858742" w:rsidR="11D81307">
        <w:rPr>
          <w:b/>
          <w:bCs/>
        </w:rPr>
        <w:t>)</w:t>
      </w:r>
    </w:p>
    <w:p w:rsidR="7D7CDCEF" w:rsidP="05858742" w:rsidRDefault="00084502" w14:paraId="5F25AE1E" w14:textId="4487BF40">
      <w:pPr>
        <w:rPr>
          <w:b/>
          <w:bCs/>
        </w:rPr>
      </w:pPr>
      <w:proofErr w:type="spellStart"/>
      <w:r>
        <w:rPr>
          <w:b/>
          <w:bCs/>
        </w:rPr>
        <w:lastRenderedPageBreak/>
        <w:t>b</w:t>
      </w:r>
      <w:r w:rsidRPr="05858742" w:rsidR="7D7CDCEF">
        <w:rPr>
          <w:b/>
          <w:bCs/>
        </w:rPr>
        <w:t>oolean</w:t>
      </w:r>
      <w:proofErr w:type="spellEnd"/>
      <w:r w:rsidRPr="05858742" w:rsidR="7D7CDCEF">
        <w:rPr>
          <w:b/>
          <w:bCs/>
        </w:rPr>
        <w:t xml:space="preserve"> </w:t>
      </w:r>
      <w:proofErr w:type="spellStart"/>
      <w:proofErr w:type="gramStart"/>
      <w:r w:rsidR="003610AC">
        <w:rPr>
          <w:b/>
          <w:bCs/>
        </w:rPr>
        <w:t>o</w:t>
      </w:r>
      <w:r w:rsidRPr="05858742" w:rsidR="7D7CDCEF">
        <w:rPr>
          <w:b/>
          <w:bCs/>
        </w:rPr>
        <w:t>verCapacity</w:t>
      </w:r>
      <w:proofErr w:type="spellEnd"/>
      <w:r w:rsidRPr="05858742" w:rsidR="7D7CDCEF">
        <w:rPr>
          <w:b/>
          <w:bCs/>
        </w:rPr>
        <w:t>(</w:t>
      </w:r>
      <w:proofErr w:type="gramEnd"/>
      <w:r w:rsidRPr="05858742" w:rsidR="7D7CDCEF">
        <w:rPr>
          <w:b/>
          <w:bCs/>
        </w:rPr>
        <w:t>)</w:t>
      </w:r>
    </w:p>
    <w:p w:rsidR="104089FB" w:rsidP="05858742" w:rsidRDefault="104089FB" w14:paraId="4E18E6C4" w14:textId="272DF65A">
      <w:pPr>
        <w:pStyle w:val="Heading2"/>
      </w:pPr>
      <w:bookmarkStart w:name="_Toc213871234" w:id="17"/>
      <w:r>
        <w:t>Notif</w:t>
      </w:r>
      <w:r w:rsidR="00DE0349">
        <w:t>ier</w:t>
      </w:r>
      <w:bookmarkEnd w:id="17"/>
    </w:p>
    <w:p w:rsidR="5CD5F1D4" w:rsidP="05858742" w:rsidRDefault="5CD5F1D4" w14:paraId="2CBAC2DB" w14:textId="185C0E00">
      <w:r>
        <w:t xml:space="preserve">The </w:t>
      </w:r>
      <w:r w:rsidR="00DE0349">
        <w:t>notifier</w:t>
      </w:r>
      <w:r>
        <w:t xml:space="preserve"> object </w:t>
      </w:r>
      <w:r w:rsidR="00614658">
        <w:t xml:space="preserve">is used to communicate all </w:t>
      </w:r>
      <w:r w:rsidR="00F01938">
        <w:t xml:space="preserve">necessary </w:t>
      </w:r>
      <w:r w:rsidR="00614658">
        <w:t xml:space="preserve">visual and </w:t>
      </w:r>
      <w:r w:rsidR="00B92925">
        <w:t>audio</w:t>
      </w:r>
      <w:r w:rsidR="00614658">
        <w:t xml:space="preserve"> information</w:t>
      </w:r>
      <w:r w:rsidR="4ABB468B">
        <w:t>.</w:t>
      </w:r>
      <w:r w:rsidR="00614658">
        <w:t xml:space="preserve"> </w:t>
      </w:r>
      <w:r w:rsidR="00FD74FF">
        <w:t>The notifier</w:t>
      </w:r>
      <w:r w:rsidR="009830AF">
        <w:t xml:space="preserve"> sends messages to</w:t>
      </w:r>
      <w:r w:rsidR="000C5AC6">
        <w:t xml:space="preserve"> </w:t>
      </w:r>
      <w:r w:rsidR="009830AF">
        <w:t xml:space="preserve">the speakers, </w:t>
      </w:r>
      <w:r w:rsidR="005B40F9">
        <w:t xml:space="preserve">button lights, and </w:t>
      </w:r>
      <w:r w:rsidR="002F5523">
        <w:t>floor display (up/down arrow</w:t>
      </w:r>
      <w:r w:rsidR="000C5AC6">
        <w:t>s</w:t>
      </w:r>
      <w:r w:rsidR="002F5523">
        <w:t xml:space="preserve"> and LEDs for displaying the floor number). The </w:t>
      </w:r>
      <w:r w:rsidR="00DE0349">
        <w:t>notifier</w:t>
      </w:r>
      <w:r w:rsidR="002F5523">
        <w:t xml:space="preserve"> object does not receive any messages from the Software Bus. </w:t>
      </w:r>
    </w:p>
    <w:p w:rsidR="05858742" w:rsidP="05858742" w:rsidRDefault="05858742" w14:paraId="2B541F0A" w14:textId="2505A031"/>
    <w:p w:rsidR="00FE6D35" w:rsidP="05858742" w:rsidRDefault="002F26FE" w14:paraId="6D6678A5" w14:textId="547D65BE">
      <w:pPr>
        <w:rPr>
          <w:b/>
          <w:bCs/>
        </w:rPr>
      </w:pPr>
      <w:r>
        <w:rPr>
          <w:b/>
          <w:bCs/>
        </w:rPr>
        <w:t>v</w:t>
      </w:r>
      <w:r w:rsidR="00FE6D35">
        <w:rPr>
          <w:b/>
          <w:bCs/>
        </w:rPr>
        <w:t xml:space="preserve">oid </w:t>
      </w:r>
      <w:proofErr w:type="spellStart"/>
      <w:proofErr w:type="gramStart"/>
      <w:r w:rsidRPr="00FE6D35" w:rsidR="00FE6D35">
        <w:rPr>
          <w:b/>
          <w:bCs/>
        </w:rPr>
        <w:t>arrive</w:t>
      </w:r>
      <w:r w:rsidR="009C624C">
        <w:rPr>
          <w:b/>
          <w:bCs/>
        </w:rPr>
        <w:t>d</w:t>
      </w:r>
      <w:r w:rsidRPr="00FE6D35" w:rsidR="00FE6D35">
        <w:rPr>
          <w:b/>
          <w:bCs/>
        </w:rPr>
        <w:t>AtFloor</w:t>
      </w:r>
      <w:proofErr w:type="spellEnd"/>
      <w:r w:rsidRPr="00FE6D35" w:rsidR="00FE6D35">
        <w:rPr>
          <w:b/>
          <w:bCs/>
        </w:rPr>
        <w:t>(</w:t>
      </w:r>
      <w:proofErr w:type="gramEnd"/>
      <w:r w:rsidRPr="00FE6D35" w:rsidR="00FE6D35">
        <w:rPr>
          <w:b/>
          <w:bCs/>
        </w:rPr>
        <w:t>floor, direction)</w:t>
      </w:r>
    </w:p>
    <w:p w:rsidR="7B10D0D2" w:rsidP="05858742" w:rsidRDefault="00B67D9C" w14:paraId="0621773A" w14:textId="3E2C2A2F">
      <w:pPr>
        <w:rPr>
          <w:b/>
          <w:bCs/>
        </w:rPr>
      </w:pPr>
      <w:r>
        <w:rPr>
          <w:b/>
          <w:bCs/>
        </w:rPr>
        <w:t>v</w:t>
      </w:r>
      <w:r w:rsidRPr="05858742" w:rsidR="7B10D0D2">
        <w:rPr>
          <w:b/>
          <w:bCs/>
        </w:rPr>
        <w:t xml:space="preserve">oid </w:t>
      </w:r>
      <w:proofErr w:type="spellStart"/>
      <w:proofErr w:type="gramStart"/>
      <w:r>
        <w:rPr>
          <w:b/>
          <w:bCs/>
        </w:rPr>
        <w:t>elevator</w:t>
      </w:r>
      <w:r w:rsidR="00F858FE">
        <w:rPr>
          <w:b/>
          <w:bCs/>
        </w:rPr>
        <w:t>Status</w:t>
      </w:r>
      <w:proofErr w:type="spellEnd"/>
      <w:proofErr w:type="gramEnd"/>
      <w:r w:rsidR="00F858FE">
        <w:rPr>
          <w:b/>
          <w:bCs/>
        </w:rPr>
        <w:t xml:space="preserve"> (</w:t>
      </w:r>
      <w:r w:rsidRPr="05858742" w:rsidR="4AAFBF47">
        <w:rPr>
          <w:b/>
          <w:bCs/>
        </w:rPr>
        <w:t>floor</w:t>
      </w:r>
      <w:r>
        <w:rPr>
          <w:b/>
          <w:bCs/>
        </w:rPr>
        <w:t>, direction</w:t>
      </w:r>
      <w:r w:rsidRPr="05858742" w:rsidR="7B10D0D2">
        <w:rPr>
          <w:b/>
          <w:bCs/>
        </w:rPr>
        <w:t>)</w:t>
      </w:r>
    </w:p>
    <w:p w:rsidR="5FCC5EFD" w:rsidP="05858742" w:rsidRDefault="00B67D9C" w14:paraId="73CB46AA" w14:textId="6A1786D6">
      <w:pPr>
        <w:rPr>
          <w:b/>
          <w:bCs/>
        </w:rPr>
      </w:pPr>
      <w:r>
        <w:rPr>
          <w:b/>
          <w:bCs/>
        </w:rPr>
        <w:t>v</w:t>
      </w:r>
      <w:r w:rsidRPr="05858742" w:rsidR="5FCC5EFD">
        <w:rPr>
          <w:b/>
          <w:bCs/>
        </w:rPr>
        <w:t xml:space="preserve">oid </w:t>
      </w:r>
      <w:proofErr w:type="spellStart"/>
      <w:proofErr w:type="gramStart"/>
      <w:r>
        <w:rPr>
          <w:b/>
          <w:bCs/>
        </w:rPr>
        <w:t>playCapacityNoise</w:t>
      </w:r>
      <w:proofErr w:type="spellEnd"/>
      <w:r w:rsidRPr="05858742" w:rsidR="5FCC5EFD">
        <w:rPr>
          <w:b/>
          <w:bCs/>
        </w:rPr>
        <w:t>(</w:t>
      </w:r>
      <w:proofErr w:type="gramEnd"/>
      <w:r w:rsidRPr="05858742" w:rsidR="5FCC5EFD">
        <w:rPr>
          <w:b/>
          <w:bCs/>
        </w:rPr>
        <w:t>)</w:t>
      </w:r>
    </w:p>
    <w:p w:rsidR="00B67D9C" w:rsidP="00B67D9C" w:rsidRDefault="00B67D9C" w14:paraId="4E4054B8" w14:textId="060A38E4">
      <w:pPr>
        <w:rPr>
          <w:b/>
          <w:bCs/>
        </w:rPr>
      </w:pPr>
      <w:r>
        <w:rPr>
          <w:b/>
          <w:bCs/>
        </w:rPr>
        <w:t>v</w:t>
      </w:r>
      <w:r w:rsidRPr="05858742">
        <w:rPr>
          <w:b/>
          <w:bCs/>
        </w:rPr>
        <w:t xml:space="preserve">oid </w:t>
      </w:r>
      <w:proofErr w:type="spellStart"/>
      <w:proofErr w:type="gramStart"/>
      <w:r>
        <w:rPr>
          <w:b/>
          <w:bCs/>
        </w:rPr>
        <w:t>stopCapacityNoise</w:t>
      </w:r>
      <w:proofErr w:type="spellEnd"/>
      <w:r w:rsidRPr="05858742">
        <w:rPr>
          <w:b/>
          <w:bCs/>
        </w:rPr>
        <w:t>(</w:t>
      </w:r>
      <w:proofErr w:type="gramEnd"/>
      <w:r w:rsidRPr="05858742">
        <w:rPr>
          <w:b/>
          <w:bCs/>
        </w:rPr>
        <w:t>)</w:t>
      </w:r>
    </w:p>
    <w:p w:rsidR="005D0180" w:rsidP="00B67D9C" w:rsidRDefault="005D0180" w14:paraId="26DC1BE2" w14:textId="77777777">
      <w:pPr>
        <w:rPr>
          <w:b/>
          <w:bCs/>
        </w:rPr>
      </w:pPr>
    </w:p>
    <w:p w:rsidR="00B67D9C" w:rsidP="05858742" w:rsidRDefault="00B67D9C" w14:paraId="001F5D06" w14:textId="77777777">
      <w:pPr>
        <w:rPr>
          <w:b/>
          <w:bCs/>
        </w:rPr>
      </w:pPr>
    </w:p>
    <w:p w:rsidR="60282C98" w:rsidP="18EF3143" w:rsidRDefault="60282C98" w14:paraId="15735A32" w14:textId="204C66EC">
      <w:pPr>
        <w:pStyle w:val="Heading1"/>
      </w:pPr>
      <w:bookmarkStart w:name="_Toc213871235" w:id="18"/>
      <w:r>
        <w:t>Design Constraints</w:t>
      </w:r>
      <w:bookmarkEnd w:id="18"/>
    </w:p>
    <w:p w:rsidR="18EF3143" w:rsidP="18EF3143" w:rsidRDefault="18EF3143" w14:paraId="069DDB2D" w14:textId="0B60C9C5"/>
    <w:p w:rsidR="05D4B88A" w:rsidP="0A929DDE" w:rsidRDefault="05D4B88A" w14:paraId="0C586649" w14:textId="194CAE2D">
      <w:pPr>
        <w:spacing w:line="259" w:lineRule="auto"/>
        <w:ind w:left="432"/>
      </w:pPr>
      <w:r>
        <w:t xml:space="preserve">1. </w:t>
      </w:r>
      <w:r w:rsidR="0ABC801F">
        <w:t>Communication</w:t>
      </w:r>
      <w:r w:rsidR="5EE0B5A1">
        <w:t xml:space="preserve"> with hardware must be implemented with a software bus</w:t>
      </w:r>
    </w:p>
    <w:p w:rsidR="0CA520AC" w:rsidP="0A929DDE" w:rsidRDefault="0CA520AC" w14:paraId="164736F7" w14:textId="32A071BD">
      <w:pPr>
        <w:ind w:left="432"/>
      </w:pPr>
      <w:r>
        <w:t>2.</w:t>
      </w:r>
      <w:r w:rsidR="535DA3D6">
        <w:t xml:space="preserve"> Code must be implemented in Java</w:t>
      </w:r>
    </w:p>
    <w:p w:rsidR="535DA3D6" w:rsidP="13CE4558" w:rsidRDefault="535DA3D6" w14:paraId="49A5B81C" w14:textId="226B1B66">
      <w:pPr>
        <w:spacing w:line="259" w:lineRule="auto"/>
        <w:ind w:left="432"/>
      </w:pPr>
      <w:r>
        <w:t xml:space="preserve">3. </w:t>
      </w:r>
      <w:r w:rsidR="1443347F">
        <w:t xml:space="preserve">Code must be modular: simulated hardware </w:t>
      </w:r>
      <w:r w:rsidR="562B25C7">
        <w:t>easily replaced</w:t>
      </w:r>
    </w:p>
    <w:p w:rsidR="61235FD6" w:rsidP="13CE4558" w:rsidRDefault="61235FD6" w14:paraId="01649947" w14:textId="4D37BB87">
      <w:pPr>
        <w:ind w:left="432"/>
      </w:pPr>
      <w:r>
        <w:t>5. Ensure the elevator has proper alignment with floor</w:t>
      </w:r>
      <w:r w:rsidR="00902B32">
        <w:t>s</w:t>
      </w:r>
    </w:p>
    <w:p w:rsidR="00902B32" w:rsidP="13CE4558" w:rsidRDefault="00902B32" w14:paraId="2818DC80" w14:textId="585DDED1">
      <w:pPr>
        <w:ind w:left="432"/>
      </w:pPr>
      <w:r>
        <w:t xml:space="preserve">7. </w:t>
      </w:r>
      <w:r w:rsidR="009824B4">
        <w:t xml:space="preserve">Ensure the elevator </w:t>
      </w:r>
      <w:r w:rsidR="003B1242">
        <w:t>reaches</w:t>
      </w:r>
      <w:r w:rsidR="009824B4">
        <w:t xml:space="preserve"> destinations in a timely fashion</w:t>
      </w:r>
    </w:p>
    <w:p w:rsidR="009824B4" w:rsidP="13CE4558" w:rsidRDefault="009824B4" w14:paraId="43A76BDA" w14:textId="70BF3F68">
      <w:pPr>
        <w:ind w:left="432"/>
      </w:pPr>
      <w:r>
        <w:t xml:space="preserve">8. </w:t>
      </w:r>
      <w:r w:rsidR="00ED3988">
        <w:t xml:space="preserve">Supports multiple modes: Fire-Safety, Normal, and Off. </w:t>
      </w:r>
    </w:p>
    <w:p w:rsidR="00EB76E1" w:rsidP="13CE4558" w:rsidRDefault="00EB76E1" w14:paraId="57B1B9D2" w14:textId="61D60B46">
      <w:pPr>
        <w:ind w:left="432"/>
      </w:pPr>
      <w:r>
        <w:t>6. Ensure functionality of API</w:t>
      </w:r>
    </w:p>
    <w:p w:rsidR="00497276" w:rsidP="18EF3143" w:rsidRDefault="60282C98" w14:paraId="3FE12556" w14:textId="49A7B71E">
      <w:pPr>
        <w:pStyle w:val="Heading1"/>
      </w:pPr>
      <w:bookmarkStart w:name="_Toc213871236" w:id="19"/>
      <w:r>
        <w:t>Definition of Terms</w:t>
      </w:r>
      <w:bookmarkEnd w:id="19"/>
    </w:p>
    <w:p w:rsidR="001C7D19" w:rsidP="001C7D19" w:rsidRDefault="001C7D19" w14:paraId="18D11D99" w14:textId="6CF7D6EC">
      <w:pPr>
        <w:pStyle w:val="ListParagraph"/>
        <w:numPr>
          <w:ilvl w:val="0"/>
          <w:numId w:val="30"/>
        </w:numPr>
      </w:pPr>
      <w:r>
        <w:t xml:space="preserve">API: </w:t>
      </w:r>
      <w:r w:rsidRPr="00405A18" w:rsidR="00405A18">
        <w:t>Application Programming Interface</w:t>
      </w:r>
    </w:p>
    <w:p w:rsidRPr="001C7D19" w:rsidR="00405A18" w:rsidP="001C7D19" w:rsidRDefault="00405A18" w14:paraId="58C6F039" w14:textId="3C9A4C7C">
      <w:pPr>
        <w:pStyle w:val="ListParagraph"/>
        <w:numPr>
          <w:ilvl w:val="0"/>
          <w:numId w:val="30"/>
        </w:numPr>
      </w:pPr>
      <w:r>
        <w:t xml:space="preserve">Cabin: the place in the elevator system where </w:t>
      </w:r>
      <w:r w:rsidR="005A734C">
        <w:t xml:space="preserve">passengers </w:t>
      </w:r>
      <w:r w:rsidR="00D05C91">
        <w:t xml:space="preserve">wait while being </w:t>
      </w:r>
      <w:r w:rsidR="00397F43">
        <w:t>transported.</w:t>
      </w:r>
      <w:r w:rsidR="00D05C91">
        <w:t xml:space="preserve"> A</w:t>
      </w:r>
      <w:r w:rsidR="005A734C">
        <w:t xml:space="preserve">lso colloquially known as the elevator car or elevator cab. </w:t>
      </w:r>
    </w:p>
    <w:sectPr w:rsidRPr="001C7D19" w:rsidR="00405A18" w:rsidSect="009840FA">
      <w:footerReference w:type="even" r:id="rId9"/>
      <w:footerReference w:type="default" r:id="rId10"/>
      <w:pgSz w:w="12240" w:h="15840" w:orient="portrait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0E18" w:rsidP="009840FA" w:rsidRDefault="002D0E18" w14:paraId="063B77F7" w14:textId="77777777">
      <w:r>
        <w:separator/>
      </w:r>
    </w:p>
  </w:endnote>
  <w:endnote w:type="continuationSeparator" w:id="0">
    <w:p w:rsidR="002D0E18" w:rsidP="009840FA" w:rsidRDefault="002D0E18" w14:paraId="708F1B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41" w:rsidP="009840FA" w:rsidRDefault="00FC4641" w14:paraId="088E8732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C4641" w:rsidRDefault="00FC4641" w14:paraId="5EE53AC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41" w:rsidP="009840FA" w:rsidRDefault="00FC4641" w14:paraId="4311E65F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46CE1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  <w:p w:rsidR="00FC4641" w:rsidP="009840FA" w:rsidRDefault="00FC4641" w14:paraId="20BFB5BD" w14:textId="777777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0E18" w:rsidP="009840FA" w:rsidRDefault="002D0E18" w14:paraId="6C0F9BFD" w14:textId="77777777">
      <w:r>
        <w:separator/>
      </w:r>
    </w:p>
  </w:footnote>
  <w:footnote w:type="continuationSeparator" w:id="0">
    <w:p w:rsidR="002D0E18" w:rsidP="009840FA" w:rsidRDefault="002D0E18" w14:paraId="0B277FE0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MsDBU+EbU41DU" int2:id="95kWFqRb">
      <int2:state int2:value="Rejected" int2:type="spell"/>
    </int2:textHash>
    <int2:textHash int2:hashCode="M0zXO3HHRZjAky" int2:id="B7ztCOqL">
      <int2:state int2:value="Rejected" int2:type="spell"/>
    </int2:textHash>
    <int2:textHash int2:hashCode="mEWcYc7cQ/P5Gj" int2:id="ECTlwfx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9E69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23F869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F0068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0FBA97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0CA222B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89588B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DD9C65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E6281A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909E6F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F8DCD7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667D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7045CF9"/>
    <w:multiLevelType w:val="multilevel"/>
    <w:tmpl w:val="36F4766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8280D3A"/>
    <w:multiLevelType w:val="hybridMultilevel"/>
    <w:tmpl w:val="32B4A452"/>
    <w:lvl w:ilvl="0" w:tplc="04090001">
      <w:start w:val="1"/>
      <w:numFmt w:val="bullet"/>
      <w:lvlText w:val=""/>
      <w:lvlJc w:val="left"/>
      <w:pPr>
        <w:ind w:left="76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hint="default" w:ascii="Wingdings" w:hAnsi="Wingdings"/>
      </w:rPr>
    </w:lvl>
  </w:abstractNum>
  <w:abstractNum w:abstractNumId="13" w15:restartNumberingAfterBreak="0">
    <w:nsid w:val="0E3D4925"/>
    <w:multiLevelType w:val="hybridMultilevel"/>
    <w:tmpl w:val="FFFFFFFF"/>
    <w:lvl w:ilvl="0" w:tplc="BCC8B6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043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96C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A27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61B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94EB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22EC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CCB4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AD3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304657"/>
    <w:multiLevelType w:val="multilevel"/>
    <w:tmpl w:val="1BC46E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F93F38D"/>
    <w:multiLevelType w:val="hybridMultilevel"/>
    <w:tmpl w:val="FFFFFFFF"/>
    <w:lvl w:ilvl="0" w:tplc="34F636E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5E05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24B1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44A3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943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AA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58B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2F8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8AC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117EA90"/>
    <w:multiLevelType w:val="hybridMultilevel"/>
    <w:tmpl w:val="FFFFFFFF"/>
    <w:lvl w:ilvl="0" w:tplc="280EE7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7EDD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68C7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4C88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EE1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B8B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ECE0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8A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AEC0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4320F73"/>
    <w:multiLevelType w:val="hybridMultilevel"/>
    <w:tmpl w:val="FFFFFFFF"/>
    <w:lvl w:ilvl="0" w:tplc="19B0C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A605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8A4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A20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A7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D43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125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A2E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96D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440A97A"/>
    <w:multiLevelType w:val="hybridMultilevel"/>
    <w:tmpl w:val="FFFFFFFF"/>
    <w:lvl w:ilvl="0" w:tplc="3E328B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463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1CC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0A6A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340C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B0D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A2E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AE0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10A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6D8FF5B"/>
    <w:multiLevelType w:val="hybridMultilevel"/>
    <w:tmpl w:val="FFFFFFFF"/>
    <w:lvl w:ilvl="0" w:tplc="F8629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3D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60D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366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C0D3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4CA0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D4CC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36B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6496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7CE74E"/>
    <w:multiLevelType w:val="hybridMultilevel"/>
    <w:tmpl w:val="FFFFFFFF"/>
    <w:lvl w:ilvl="0" w:tplc="7AFA46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52BE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68D4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08D4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DAB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46F6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CA8F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5AA6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0AC4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488CA2"/>
    <w:multiLevelType w:val="hybridMultilevel"/>
    <w:tmpl w:val="FFFFFFFF"/>
    <w:lvl w:ilvl="0" w:tplc="263659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EC6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62D6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6E6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A6A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9401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209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CC26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F47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A560522"/>
    <w:multiLevelType w:val="hybridMultilevel"/>
    <w:tmpl w:val="1F52E8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952D68"/>
    <w:multiLevelType w:val="hybridMultilevel"/>
    <w:tmpl w:val="FFFFFFFF"/>
    <w:lvl w:ilvl="0" w:tplc="C44E64D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D8ED3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CC8A2A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090B01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2E64BC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D5ECE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95608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A8EEB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608F60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F052DA1"/>
    <w:multiLevelType w:val="hybridMultilevel"/>
    <w:tmpl w:val="FFFFFFFF"/>
    <w:lvl w:ilvl="0" w:tplc="D82490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8EC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F68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16B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8295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2E01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603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0E55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CA6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477A34"/>
    <w:multiLevelType w:val="hybridMultilevel"/>
    <w:tmpl w:val="035ADCC6"/>
    <w:lvl w:ilvl="0" w:tplc="04090001">
      <w:start w:val="1"/>
      <w:numFmt w:val="bullet"/>
      <w:lvlText w:val=""/>
      <w:lvlJc w:val="left"/>
      <w:pPr>
        <w:ind w:left="76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hint="default" w:ascii="Wingdings" w:hAnsi="Wingdings"/>
      </w:rPr>
    </w:lvl>
  </w:abstractNum>
  <w:abstractNum w:abstractNumId="26" w15:restartNumberingAfterBreak="0">
    <w:nsid w:val="52C8E71C"/>
    <w:multiLevelType w:val="hybridMultilevel"/>
    <w:tmpl w:val="FFFFFFFF"/>
    <w:lvl w:ilvl="0" w:tplc="89E231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7663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163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8432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E3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7213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18E0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CA25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E6E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92955CE"/>
    <w:multiLevelType w:val="hybridMultilevel"/>
    <w:tmpl w:val="FFFFFFFF"/>
    <w:lvl w:ilvl="0" w:tplc="63AAF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0460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580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5E99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B20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56B9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3A3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E0D7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0837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297EB33"/>
    <w:multiLevelType w:val="hybridMultilevel"/>
    <w:tmpl w:val="FFFFFFFF"/>
    <w:lvl w:ilvl="0" w:tplc="0BD673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6C4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859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92D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43C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54E5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9672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727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86D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91ECAB7"/>
    <w:multiLevelType w:val="hybridMultilevel"/>
    <w:tmpl w:val="FFFFFFFF"/>
    <w:lvl w:ilvl="0" w:tplc="4F9A1B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C0F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185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5A34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BEA1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3845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098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3644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3C27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4231750">
    <w:abstractNumId w:val="10"/>
  </w:num>
  <w:num w:numId="2" w16cid:durableId="958530481">
    <w:abstractNumId w:val="8"/>
  </w:num>
  <w:num w:numId="3" w16cid:durableId="1950698242">
    <w:abstractNumId w:val="7"/>
  </w:num>
  <w:num w:numId="4" w16cid:durableId="1461460279">
    <w:abstractNumId w:val="6"/>
  </w:num>
  <w:num w:numId="5" w16cid:durableId="1627613783">
    <w:abstractNumId w:val="5"/>
  </w:num>
  <w:num w:numId="6" w16cid:durableId="1226717271">
    <w:abstractNumId w:val="9"/>
  </w:num>
  <w:num w:numId="7" w16cid:durableId="65154392">
    <w:abstractNumId w:val="4"/>
  </w:num>
  <w:num w:numId="8" w16cid:durableId="1479691098">
    <w:abstractNumId w:val="3"/>
  </w:num>
  <w:num w:numId="9" w16cid:durableId="1756589439">
    <w:abstractNumId w:val="2"/>
  </w:num>
  <w:num w:numId="10" w16cid:durableId="1067142958">
    <w:abstractNumId w:val="1"/>
  </w:num>
  <w:num w:numId="11" w16cid:durableId="99373886">
    <w:abstractNumId w:val="0"/>
  </w:num>
  <w:num w:numId="12" w16cid:durableId="1932472315">
    <w:abstractNumId w:val="14"/>
  </w:num>
  <w:num w:numId="13" w16cid:durableId="726488870">
    <w:abstractNumId w:val="11"/>
  </w:num>
  <w:num w:numId="14" w16cid:durableId="1613316065">
    <w:abstractNumId w:val="23"/>
  </w:num>
  <w:num w:numId="15" w16cid:durableId="203560321">
    <w:abstractNumId w:val="24"/>
  </w:num>
  <w:num w:numId="16" w16cid:durableId="1716855497">
    <w:abstractNumId w:val="20"/>
  </w:num>
  <w:num w:numId="17" w16cid:durableId="1823303769">
    <w:abstractNumId w:val="21"/>
  </w:num>
  <w:num w:numId="18" w16cid:durableId="552351370">
    <w:abstractNumId w:val="17"/>
  </w:num>
  <w:num w:numId="19" w16cid:durableId="1324092324">
    <w:abstractNumId w:val="13"/>
  </w:num>
  <w:num w:numId="20" w16cid:durableId="1032076143">
    <w:abstractNumId w:val="28"/>
  </w:num>
  <w:num w:numId="21" w16cid:durableId="970861911">
    <w:abstractNumId w:val="16"/>
  </w:num>
  <w:num w:numId="22" w16cid:durableId="1124887897">
    <w:abstractNumId w:val="15"/>
  </w:num>
  <w:num w:numId="23" w16cid:durableId="935476073">
    <w:abstractNumId w:val="27"/>
  </w:num>
  <w:num w:numId="24" w16cid:durableId="778570106">
    <w:abstractNumId w:val="26"/>
  </w:num>
  <w:num w:numId="25" w16cid:durableId="790050987">
    <w:abstractNumId w:val="18"/>
  </w:num>
  <w:num w:numId="26" w16cid:durableId="1388648035">
    <w:abstractNumId w:val="29"/>
  </w:num>
  <w:num w:numId="27" w16cid:durableId="839739041">
    <w:abstractNumId w:val="19"/>
  </w:num>
  <w:num w:numId="28" w16cid:durableId="72633260">
    <w:abstractNumId w:val="25"/>
  </w:num>
  <w:num w:numId="29" w16cid:durableId="648020691">
    <w:abstractNumId w:val="12"/>
  </w:num>
  <w:num w:numId="30" w16cid:durableId="7452973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stylePaneFormatFilter w:val="1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FA"/>
    <w:rsid w:val="00000646"/>
    <w:rsid w:val="00003515"/>
    <w:rsid w:val="000038B1"/>
    <w:rsid w:val="000039A2"/>
    <w:rsid w:val="00004562"/>
    <w:rsid w:val="0000523E"/>
    <w:rsid w:val="000054F1"/>
    <w:rsid w:val="000055D3"/>
    <w:rsid w:val="0000560E"/>
    <w:rsid w:val="00005D6C"/>
    <w:rsid w:val="0000610F"/>
    <w:rsid w:val="0000760E"/>
    <w:rsid w:val="000102EE"/>
    <w:rsid w:val="00010B54"/>
    <w:rsid w:val="00011BE1"/>
    <w:rsid w:val="000130FD"/>
    <w:rsid w:val="000132E8"/>
    <w:rsid w:val="00013EC7"/>
    <w:rsid w:val="0001549C"/>
    <w:rsid w:val="00015B0C"/>
    <w:rsid w:val="00015DB1"/>
    <w:rsid w:val="000161F3"/>
    <w:rsid w:val="00016FDC"/>
    <w:rsid w:val="00017DC5"/>
    <w:rsid w:val="0002032D"/>
    <w:rsid w:val="00020CEC"/>
    <w:rsid w:val="00021517"/>
    <w:rsid w:val="000215B7"/>
    <w:rsid w:val="00023388"/>
    <w:rsid w:val="00023DFA"/>
    <w:rsid w:val="00026CF9"/>
    <w:rsid w:val="000279BF"/>
    <w:rsid w:val="00027C98"/>
    <w:rsid w:val="00030639"/>
    <w:rsid w:val="00030E11"/>
    <w:rsid w:val="000315AD"/>
    <w:rsid w:val="00031E43"/>
    <w:rsid w:val="000334B4"/>
    <w:rsid w:val="0003371E"/>
    <w:rsid w:val="00033AE4"/>
    <w:rsid w:val="00035735"/>
    <w:rsid w:val="00035CBE"/>
    <w:rsid w:val="0003695E"/>
    <w:rsid w:val="0003747D"/>
    <w:rsid w:val="0003797B"/>
    <w:rsid w:val="00037F4D"/>
    <w:rsid w:val="0004000D"/>
    <w:rsid w:val="000401E5"/>
    <w:rsid w:val="0004040D"/>
    <w:rsid w:val="0004093E"/>
    <w:rsid w:val="00040F2A"/>
    <w:rsid w:val="00041696"/>
    <w:rsid w:val="00041A73"/>
    <w:rsid w:val="00042686"/>
    <w:rsid w:val="000432AF"/>
    <w:rsid w:val="00043AD3"/>
    <w:rsid w:val="00043E1D"/>
    <w:rsid w:val="00043F7F"/>
    <w:rsid w:val="000444D5"/>
    <w:rsid w:val="000451E5"/>
    <w:rsid w:val="00045307"/>
    <w:rsid w:val="00045621"/>
    <w:rsid w:val="000502AB"/>
    <w:rsid w:val="000503C7"/>
    <w:rsid w:val="0005077A"/>
    <w:rsid w:val="00052A01"/>
    <w:rsid w:val="00052A9C"/>
    <w:rsid w:val="00054697"/>
    <w:rsid w:val="0005605D"/>
    <w:rsid w:val="00056CBD"/>
    <w:rsid w:val="00056DDE"/>
    <w:rsid w:val="00057979"/>
    <w:rsid w:val="00060561"/>
    <w:rsid w:val="000615DE"/>
    <w:rsid w:val="00062755"/>
    <w:rsid w:val="00064262"/>
    <w:rsid w:val="0006432F"/>
    <w:rsid w:val="000653ED"/>
    <w:rsid w:val="00066512"/>
    <w:rsid w:val="00066D42"/>
    <w:rsid w:val="000673CB"/>
    <w:rsid w:val="00067F31"/>
    <w:rsid w:val="000701CA"/>
    <w:rsid w:val="00070289"/>
    <w:rsid w:val="00070A3E"/>
    <w:rsid w:val="00070FD4"/>
    <w:rsid w:val="000717D9"/>
    <w:rsid w:val="00072515"/>
    <w:rsid w:val="00073E33"/>
    <w:rsid w:val="00073E4E"/>
    <w:rsid w:val="000745FC"/>
    <w:rsid w:val="000746D4"/>
    <w:rsid w:val="00075362"/>
    <w:rsid w:val="00075E25"/>
    <w:rsid w:val="000765A2"/>
    <w:rsid w:val="00076643"/>
    <w:rsid w:val="00076835"/>
    <w:rsid w:val="00081053"/>
    <w:rsid w:val="000824A4"/>
    <w:rsid w:val="000829F9"/>
    <w:rsid w:val="0008312F"/>
    <w:rsid w:val="0008383E"/>
    <w:rsid w:val="00084502"/>
    <w:rsid w:val="00084778"/>
    <w:rsid w:val="00084BD3"/>
    <w:rsid w:val="00085D7A"/>
    <w:rsid w:val="00090137"/>
    <w:rsid w:val="000903E9"/>
    <w:rsid w:val="00090681"/>
    <w:rsid w:val="00090E59"/>
    <w:rsid w:val="000920B1"/>
    <w:rsid w:val="00092880"/>
    <w:rsid w:val="00092DD5"/>
    <w:rsid w:val="00093046"/>
    <w:rsid w:val="000932F6"/>
    <w:rsid w:val="00094A5D"/>
    <w:rsid w:val="000951B4"/>
    <w:rsid w:val="0009576E"/>
    <w:rsid w:val="00096B41"/>
    <w:rsid w:val="00096E80"/>
    <w:rsid w:val="000A1972"/>
    <w:rsid w:val="000A1D5D"/>
    <w:rsid w:val="000A20F3"/>
    <w:rsid w:val="000A416E"/>
    <w:rsid w:val="000A5D09"/>
    <w:rsid w:val="000A660F"/>
    <w:rsid w:val="000A66E8"/>
    <w:rsid w:val="000A7760"/>
    <w:rsid w:val="000B0B7C"/>
    <w:rsid w:val="000B1145"/>
    <w:rsid w:val="000B1679"/>
    <w:rsid w:val="000B258C"/>
    <w:rsid w:val="000B27C3"/>
    <w:rsid w:val="000B2BA9"/>
    <w:rsid w:val="000B375B"/>
    <w:rsid w:val="000B424A"/>
    <w:rsid w:val="000B54E0"/>
    <w:rsid w:val="000B5A0A"/>
    <w:rsid w:val="000B67DD"/>
    <w:rsid w:val="000B6805"/>
    <w:rsid w:val="000B74CC"/>
    <w:rsid w:val="000C00AA"/>
    <w:rsid w:val="000C0A4B"/>
    <w:rsid w:val="000C0D36"/>
    <w:rsid w:val="000C147F"/>
    <w:rsid w:val="000C2349"/>
    <w:rsid w:val="000C2FB4"/>
    <w:rsid w:val="000C3A26"/>
    <w:rsid w:val="000C3CE3"/>
    <w:rsid w:val="000C486B"/>
    <w:rsid w:val="000C4953"/>
    <w:rsid w:val="000C4E2C"/>
    <w:rsid w:val="000C4E3D"/>
    <w:rsid w:val="000C5AC6"/>
    <w:rsid w:val="000C5AF1"/>
    <w:rsid w:val="000C5EF9"/>
    <w:rsid w:val="000C7214"/>
    <w:rsid w:val="000D06D1"/>
    <w:rsid w:val="000D1089"/>
    <w:rsid w:val="000D14F1"/>
    <w:rsid w:val="000D1BC2"/>
    <w:rsid w:val="000D1C90"/>
    <w:rsid w:val="000D22F8"/>
    <w:rsid w:val="000D34B8"/>
    <w:rsid w:val="000D377A"/>
    <w:rsid w:val="000D5166"/>
    <w:rsid w:val="000D538E"/>
    <w:rsid w:val="000D685C"/>
    <w:rsid w:val="000D698D"/>
    <w:rsid w:val="000D71D8"/>
    <w:rsid w:val="000D7D36"/>
    <w:rsid w:val="000E03BB"/>
    <w:rsid w:val="000E0FDE"/>
    <w:rsid w:val="000E281C"/>
    <w:rsid w:val="000E2E34"/>
    <w:rsid w:val="000E39BE"/>
    <w:rsid w:val="000E3EC3"/>
    <w:rsid w:val="000E4F27"/>
    <w:rsid w:val="000E76BE"/>
    <w:rsid w:val="000F0C63"/>
    <w:rsid w:val="000F5009"/>
    <w:rsid w:val="000F59AE"/>
    <w:rsid w:val="000F5B92"/>
    <w:rsid w:val="000F5CEF"/>
    <w:rsid w:val="000F66B3"/>
    <w:rsid w:val="000F7B0C"/>
    <w:rsid w:val="00100CD0"/>
    <w:rsid w:val="00103BC4"/>
    <w:rsid w:val="00104A39"/>
    <w:rsid w:val="00110045"/>
    <w:rsid w:val="0011062F"/>
    <w:rsid w:val="00110E9B"/>
    <w:rsid w:val="00110F42"/>
    <w:rsid w:val="00112037"/>
    <w:rsid w:val="00112061"/>
    <w:rsid w:val="001126B5"/>
    <w:rsid w:val="00112D39"/>
    <w:rsid w:val="00113B4C"/>
    <w:rsid w:val="0011408E"/>
    <w:rsid w:val="001152D6"/>
    <w:rsid w:val="0011531B"/>
    <w:rsid w:val="001153AA"/>
    <w:rsid w:val="00120404"/>
    <w:rsid w:val="00121421"/>
    <w:rsid w:val="0012281D"/>
    <w:rsid w:val="00123509"/>
    <w:rsid w:val="001238DB"/>
    <w:rsid w:val="0012539F"/>
    <w:rsid w:val="001257BF"/>
    <w:rsid w:val="00125B0E"/>
    <w:rsid w:val="0012625C"/>
    <w:rsid w:val="0012644E"/>
    <w:rsid w:val="001267DC"/>
    <w:rsid w:val="00126E49"/>
    <w:rsid w:val="001277D5"/>
    <w:rsid w:val="00131958"/>
    <w:rsid w:val="00131AA3"/>
    <w:rsid w:val="00131CE5"/>
    <w:rsid w:val="0013442A"/>
    <w:rsid w:val="00134777"/>
    <w:rsid w:val="00134B40"/>
    <w:rsid w:val="001351A9"/>
    <w:rsid w:val="0013521E"/>
    <w:rsid w:val="00135CA9"/>
    <w:rsid w:val="00136EA7"/>
    <w:rsid w:val="0013791A"/>
    <w:rsid w:val="00140817"/>
    <w:rsid w:val="00140D36"/>
    <w:rsid w:val="00141348"/>
    <w:rsid w:val="00142DD8"/>
    <w:rsid w:val="0014338F"/>
    <w:rsid w:val="00143ED5"/>
    <w:rsid w:val="00144210"/>
    <w:rsid w:val="001456F9"/>
    <w:rsid w:val="00145EAB"/>
    <w:rsid w:val="0014685C"/>
    <w:rsid w:val="00146C8C"/>
    <w:rsid w:val="00147C84"/>
    <w:rsid w:val="001500A4"/>
    <w:rsid w:val="00150448"/>
    <w:rsid w:val="001515EB"/>
    <w:rsid w:val="00152D1C"/>
    <w:rsid w:val="00152D30"/>
    <w:rsid w:val="001536C6"/>
    <w:rsid w:val="00154EFC"/>
    <w:rsid w:val="00155228"/>
    <w:rsid w:val="0015563C"/>
    <w:rsid w:val="00157C97"/>
    <w:rsid w:val="00160DC8"/>
    <w:rsid w:val="00160EC4"/>
    <w:rsid w:val="00160F3C"/>
    <w:rsid w:val="00161E2E"/>
    <w:rsid w:val="00162877"/>
    <w:rsid w:val="00162EFA"/>
    <w:rsid w:val="001633C2"/>
    <w:rsid w:val="001637FE"/>
    <w:rsid w:val="00163B76"/>
    <w:rsid w:val="001660CE"/>
    <w:rsid w:val="001672A2"/>
    <w:rsid w:val="0016733D"/>
    <w:rsid w:val="00170174"/>
    <w:rsid w:val="00170C1F"/>
    <w:rsid w:val="00171172"/>
    <w:rsid w:val="0017121A"/>
    <w:rsid w:val="001712F4"/>
    <w:rsid w:val="00172DED"/>
    <w:rsid w:val="00172F08"/>
    <w:rsid w:val="00174218"/>
    <w:rsid w:val="00174629"/>
    <w:rsid w:val="001746DB"/>
    <w:rsid w:val="00174B38"/>
    <w:rsid w:val="001758D2"/>
    <w:rsid w:val="00175B32"/>
    <w:rsid w:val="00175FC7"/>
    <w:rsid w:val="00176AB9"/>
    <w:rsid w:val="00177737"/>
    <w:rsid w:val="00177A17"/>
    <w:rsid w:val="0018016F"/>
    <w:rsid w:val="00181491"/>
    <w:rsid w:val="00181CA9"/>
    <w:rsid w:val="00181FC5"/>
    <w:rsid w:val="0018256D"/>
    <w:rsid w:val="001825C0"/>
    <w:rsid w:val="0018289F"/>
    <w:rsid w:val="00182C42"/>
    <w:rsid w:val="0018344A"/>
    <w:rsid w:val="001838A1"/>
    <w:rsid w:val="00183A81"/>
    <w:rsid w:val="00184609"/>
    <w:rsid w:val="00184A18"/>
    <w:rsid w:val="00191DE1"/>
    <w:rsid w:val="00193512"/>
    <w:rsid w:val="00194A54"/>
    <w:rsid w:val="00194F9C"/>
    <w:rsid w:val="00195255"/>
    <w:rsid w:val="001954FD"/>
    <w:rsid w:val="00196DED"/>
    <w:rsid w:val="0019737C"/>
    <w:rsid w:val="001979EC"/>
    <w:rsid w:val="001A0B4C"/>
    <w:rsid w:val="001A0E9F"/>
    <w:rsid w:val="001A11E4"/>
    <w:rsid w:val="001A196F"/>
    <w:rsid w:val="001A249E"/>
    <w:rsid w:val="001A27CC"/>
    <w:rsid w:val="001A33AF"/>
    <w:rsid w:val="001A3922"/>
    <w:rsid w:val="001A4483"/>
    <w:rsid w:val="001A7897"/>
    <w:rsid w:val="001B0555"/>
    <w:rsid w:val="001B272F"/>
    <w:rsid w:val="001B3C6F"/>
    <w:rsid w:val="001B49AF"/>
    <w:rsid w:val="001B4E13"/>
    <w:rsid w:val="001B6F82"/>
    <w:rsid w:val="001B751D"/>
    <w:rsid w:val="001C0E08"/>
    <w:rsid w:val="001C1618"/>
    <w:rsid w:val="001C1837"/>
    <w:rsid w:val="001C1E7A"/>
    <w:rsid w:val="001C3103"/>
    <w:rsid w:val="001C384C"/>
    <w:rsid w:val="001C4053"/>
    <w:rsid w:val="001C4A1E"/>
    <w:rsid w:val="001C6478"/>
    <w:rsid w:val="001C6CB3"/>
    <w:rsid w:val="001C7C38"/>
    <w:rsid w:val="001C7D19"/>
    <w:rsid w:val="001CE0A6"/>
    <w:rsid w:val="001D0C05"/>
    <w:rsid w:val="001D419C"/>
    <w:rsid w:val="001D47DD"/>
    <w:rsid w:val="001D52DC"/>
    <w:rsid w:val="001D5FAA"/>
    <w:rsid w:val="001D6064"/>
    <w:rsid w:val="001D65DC"/>
    <w:rsid w:val="001D694B"/>
    <w:rsid w:val="001D78C1"/>
    <w:rsid w:val="001D7A45"/>
    <w:rsid w:val="001E33C4"/>
    <w:rsid w:val="001E3CBE"/>
    <w:rsid w:val="001E3E0C"/>
    <w:rsid w:val="001E5F99"/>
    <w:rsid w:val="001E651D"/>
    <w:rsid w:val="001E7113"/>
    <w:rsid w:val="001E72CE"/>
    <w:rsid w:val="001E72D6"/>
    <w:rsid w:val="001E74B7"/>
    <w:rsid w:val="001F0052"/>
    <w:rsid w:val="001F00B3"/>
    <w:rsid w:val="001F1C21"/>
    <w:rsid w:val="001F2736"/>
    <w:rsid w:val="001F4335"/>
    <w:rsid w:val="001F5940"/>
    <w:rsid w:val="001F65BC"/>
    <w:rsid w:val="001F7F45"/>
    <w:rsid w:val="00200AC3"/>
    <w:rsid w:val="0020206E"/>
    <w:rsid w:val="00202C21"/>
    <w:rsid w:val="00203880"/>
    <w:rsid w:val="00205158"/>
    <w:rsid w:val="002053BF"/>
    <w:rsid w:val="0020705C"/>
    <w:rsid w:val="0020721E"/>
    <w:rsid w:val="0020775A"/>
    <w:rsid w:val="00210B06"/>
    <w:rsid w:val="00211BF9"/>
    <w:rsid w:val="002124CF"/>
    <w:rsid w:val="002146E4"/>
    <w:rsid w:val="00214905"/>
    <w:rsid w:val="00216264"/>
    <w:rsid w:val="002172AC"/>
    <w:rsid w:val="00217B46"/>
    <w:rsid w:val="00220B42"/>
    <w:rsid w:val="00220B96"/>
    <w:rsid w:val="00222515"/>
    <w:rsid w:val="00223833"/>
    <w:rsid w:val="00223C7C"/>
    <w:rsid w:val="00224BBE"/>
    <w:rsid w:val="00225D75"/>
    <w:rsid w:val="00226240"/>
    <w:rsid w:val="002276C3"/>
    <w:rsid w:val="002309A2"/>
    <w:rsid w:val="00231675"/>
    <w:rsid w:val="00233E62"/>
    <w:rsid w:val="00234582"/>
    <w:rsid w:val="00234668"/>
    <w:rsid w:val="002346C3"/>
    <w:rsid w:val="00234FE8"/>
    <w:rsid w:val="00235071"/>
    <w:rsid w:val="002356BC"/>
    <w:rsid w:val="002356E3"/>
    <w:rsid w:val="00236196"/>
    <w:rsid w:val="00236990"/>
    <w:rsid w:val="00240633"/>
    <w:rsid w:val="00240BAE"/>
    <w:rsid w:val="002411F9"/>
    <w:rsid w:val="00242060"/>
    <w:rsid w:val="00243343"/>
    <w:rsid w:val="002443A9"/>
    <w:rsid w:val="00244DCC"/>
    <w:rsid w:val="002451F9"/>
    <w:rsid w:val="00246BFF"/>
    <w:rsid w:val="00250AD3"/>
    <w:rsid w:val="00250EAF"/>
    <w:rsid w:val="00250EC4"/>
    <w:rsid w:val="002510C3"/>
    <w:rsid w:val="00252055"/>
    <w:rsid w:val="0025297A"/>
    <w:rsid w:val="00252C8C"/>
    <w:rsid w:val="00253371"/>
    <w:rsid w:val="0025386C"/>
    <w:rsid w:val="00256262"/>
    <w:rsid w:val="00257136"/>
    <w:rsid w:val="002573B8"/>
    <w:rsid w:val="00257D88"/>
    <w:rsid w:val="0026133C"/>
    <w:rsid w:val="002613C1"/>
    <w:rsid w:val="002624E4"/>
    <w:rsid w:val="0026272D"/>
    <w:rsid w:val="002649C2"/>
    <w:rsid w:val="00265523"/>
    <w:rsid w:val="0026699B"/>
    <w:rsid w:val="00266A70"/>
    <w:rsid w:val="002703AE"/>
    <w:rsid w:val="002703D2"/>
    <w:rsid w:val="002707DD"/>
    <w:rsid w:val="00270D4D"/>
    <w:rsid w:val="00271056"/>
    <w:rsid w:val="00272989"/>
    <w:rsid w:val="00273430"/>
    <w:rsid w:val="002734FA"/>
    <w:rsid w:val="00273639"/>
    <w:rsid w:val="002739CD"/>
    <w:rsid w:val="00273B0F"/>
    <w:rsid w:val="00273D30"/>
    <w:rsid w:val="00275991"/>
    <w:rsid w:val="00275B6D"/>
    <w:rsid w:val="00277F2B"/>
    <w:rsid w:val="00280445"/>
    <w:rsid w:val="002804CF"/>
    <w:rsid w:val="00280BE2"/>
    <w:rsid w:val="00282CC5"/>
    <w:rsid w:val="00283698"/>
    <w:rsid w:val="0028564A"/>
    <w:rsid w:val="00285DB6"/>
    <w:rsid w:val="0028781E"/>
    <w:rsid w:val="00287B42"/>
    <w:rsid w:val="00287E00"/>
    <w:rsid w:val="002909C3"/>
    <w:rsid w:val="00290E20"/>
    <w:rsid w:val="002926E6"/>
    <w:rsid w:val="00292798"/>
    <w:rsid w:val="00292A54"/>
    <w:rsid w:val="00293A13"/>
    <w:rsid w:val="00294CC6"/>
    <w:rsid w:val="00294E5C"/>
    <w:rsid w:val="002950E9"/>
    <w:rsid w:val="002951DC"/>
    <w:rsid w:val="002954BF"/>
    <w:rsid w:val="00295C57"/>
    <w:rsid w:val="002979B9"/>
    <w:rsid w:val="002A0601"/>
    <w:rsid w:val="002A07F4"/>
    <w:rsid w:val="002A09BB"/>
    <w:rsid w:val="002A0D0C"/>
    <w:rsid w:val="002A141E"/>
    <w:rsid w:val="002A188D"/>
    <w:rsid w:val="002A1FD8"/>
    <w:rsid w:val="002A3087"/>
    <w:rsid w:val="002A4043"/>
    <w:rsid w:val="002A4EEB"/>
    <w:rsid w:val="002A5043"/>
    <w:rsid w:val="002A545B"/>
    <w:rsid w:val="002A703D"/>
    <w:rsid w:val="002A709E"/>
    <w:rsid w:val="002A7C4A"/>
    <w:rsid w:val="002B1575"/>
    <w:rsid w:val="002B2060"/>
    <w:rsid w:val="002B2120"/>
    <w:rsid w:val="002B242D"/>
    <w:rsid w:val="002B4503"/>
    <w:rsid w:val="002B4A84"/>
    <w:rsid w:val="002B4F7C"/>
    <w:rsid w:val="002B5124"/>
    <w:rsid w:val="002B56C8"/>
    <w:rsid w:val="002B63E1"/>
    <w:rsid w:val="002B6E6B"/>
    <w:rsid w:val="002B7378"/>
    <w:rsid w:val="002B7EE4"/>
    <w:rsid w:val="002C0BD6"/>
    <w:rsid w:val="002C1644"/>
    <w:rsid w:val="002C1C4F"/>
    <w:rsid w:val="002C6FE5"/>
    <w:rsid w:val="002D0E18"/>
    <w:rsid w:val="002D2796"/>
    <w:rsid w:val="002D58DA"/>
    <w:rsid w:val="002D5C38"/>
    <w:rsid w:val="002D607C"/>
    <w:rsid w:val="002D69CE"/>
    <w:rsid w:val="002D6F01"/>
    <w:rsid w:val="002D7087"/>
    <w:rsid w:val="002D729D"/>
    <w:rsid w:val="002E01A1"/>
    <w:rsid w:val="002E07B5"/>
    <w:rsid w:val="002E0AF7"/>
    <w:rsid w:val="002E0D5C"/>
    <w:rsid w:val="002E33E0"/>
    <w:rsid w:val="002E42E3"/>
    <w:rsid w:val="002E6089"/>
    <w:rsid w:val="002E621F"/>
    <w:rsid w:val="002E6316"/>
    <w:rsid w:val="002E7C58"/>
    <w:rsid w:val="002E7CDB"/>
    <w:rsid w:val="002F0794"/>
    <w:rsid w:val="002F1BDF"/>
    <w:rsid w:val="002F250C"/>
    <w:rsid w:val="002F26AE"/>
    <w:rsid w:val="002F26FE"/>
    <w:rsid w:val="002F3599"/>
    <w:rsid w:val="002F3F11"/>
    <w:rsid w:val="002F5523"/>
    <w:rsid w:val="002F6E25"/>
    <w:rsid w:val="002F78E8"/>
    <w:rsid w:val="00300D82"/>
    <w:rsid w:val="00301E43"/>
    <w:rsid w:val="00301ED5"/>
    <w:rsid w:val="0030333B"/>
    <w:rsid w:val="0030336F"/>
    <w:rsid w:val="0030372E"/>
    <w:rsid w:val="0030439A"/>
    <w:rsid w:val="00304BF4"/>
    <w:rsid w:val="00304DC1"/>
    <w:rsid w:val="00304DD0"/>
    <w:rsid w:val="00305527"/>
    <w:rsid w:val="00305CC6"/>
    <w:rsid w:val="00306CD3"/>
    <w:rsid w:val="00307183"/>
    <w:rsid w:val="0030769B"/>
    <w:rsid w:val="0031066E"/>
    <w:rsid w:val="00310B1F"/>
    <w:rsid w:val="003128D4"/>
    <w:rsid w:val="003138A8"/>
    <w:rsid w:val="00315291"/>
    <w:rsid w:val="00315362"/>
    <w:rsid w:val="00316B32"/>
    <w:rsid w:val="00317095"/>
    <w:rsid w:val="00320725"/>
    <w:rsid w:val="003209A4"/>
    <w:rsid w:val="003209D1"/>
    <w:rsid w:val="00320A79"/>
    <w:rsid w:val="00320F5E"/>
    <w:rsid w:val="00321494"/>
    <w:rsid w:val="0032212F"/>
    <w:rsid w:val="00322652"/>
    <w:rsid w:val="003227F0"/>
    <w:rsid w:val="00323CE0"/>
    <w:rsid w:val="003248CA"/>
    <w:rsid w:val="00324C5E"/>
    <w:rsid w:val="00331529"/>
    <w:rsid w:val="00331E2E"/>
    <w:rsid w:val="00331FFC"/>
    <w:rsid w:val="0033217F"/>
    <w:rsid w:val="00332510"/>
    <w:rsid w:val="00332706"/>
    <w:rsid w:val="0033438F"/>
    <w:rsid w:val="00335574"/>
    <w:rsid w:val="00335645"/>
    <w:rsid w:val="003368D0"/>
    <w:rsid w:val="003379FB"/>
    <w:rsid w:val="003418E4"/>
    <w:rsid w:val="0034211F"/>
    <w:rsid w:val="003433F1"/>
    <w:rsid w:val="003446C2"/>
    <w:rsid w:val="00344A79"/>
    <w:rsid w:val="003457B4"/>
    <w:rsid w:val="003478EC"/>
    <w:rsid w:val="00350065"/>
    <w:rsid w:val="0035008E"/>
    <w:rsid w:val="00350768"/>
    <w:rsid w:val="003517DE"/>
    <w:rsid w:val="00351F26"/>
    <w:rsid w:val="0035203D"/>
    <w:rsid w:val="003548C9"/>
    <w:rsid w:val="003559EA"/>
    <w:rsid w:val="00356131"/>
    <w:rsid w:val="0035696C"/>
    <w:rsid w:val="00357FD3"/>
    <w:rsid w:val="00360EB7"/>
    <w:rsid w:val="003610AC"/>
    <w:rsid w:val="003640E8"/>
    <w:rsid w:val="00364187"/>
    <w:rsid w:val="00364ECD"/>
    <w:rsid w:val="00365B64"/>
    <w:rsid w:val="00366502"/>
    <w:rsid w:val="00366D58"/>
    <w:rsid w:val="00366EB4"/>
    <w:rsid w:val="00372137"/>
    <w:rsid w:val="00372844"/>
    <w:rsid w:val="0037351C"/>
    <w:rsid w:val="00373541"/>
    <w:rsid w:val="00373D63"/>
    <w:rsid w:val="00374279"/>
    <w:rsid w:val="00375FA7"/>
    <w:rsid w:val="003762B9"/>
    <w:rsid w:val="00377126"/>
    <w:rsid w:val="00383A2F"/>
    <w:rsid w:val="00384BA3"/>
    <w:rsid w:val="00391E6C"/>
    <w:rsid w:val="00392374"/>
    <w:rsid w:val="00393392"/>
    <w:rsid w:val="00393D1C"/>
    <w:rsid w:val="003940B7"/>
    <w:rsid w:val="003947BD"/>
    <w:rsid w:val="00394E90"/>
    <w:rsid w:val="00395184"/>
    <w:rsid w:val="00395F22"/>
    <w:rsid w:val="003963FF"/>
    <w:rsid w:val="00397394"/>
    <w:rsid w:val="00397F43"/>
    <w:rsid w:val="003A081F"/>
    <w:rsid w:val="003A0A77"/>
    <w:rsid w:val="003A1638"/>
    <w:rsid w:val="003A2D40"/>
    <w:rsid w:val="003A36E9"/>
    <w:rsid w:val="003A3781"/>
    <w:rsid w:val="003A516C"/>
    <w:rsid w:val="003A5199"/>
    <w:rsid w:val="003A5A6C"/>
    <w:rsid w:val="003A6455"/>
    <w:rsid w:val="003A6F08"/>
    <w:rsid w:val="003A79E3"/>
    <w:rsid w:val="003A7B93"/>
    <w:rsid w:val="003B1055"/>
    <w:rsid w:val="003B1242"/>
    <w:rsid w:val="003B1EAD"/>
    <w:rsid w:val="003B310C"/>
    <w:rsid w:val="003B3304"/>
    <w:rsid w:val="003B4923"/>
    <w:rsid w:val="003B725E"/>
    <w:rsid w:val="003C09A3"/>
    <w:rsid w:val="003C09AD"/>
    <w:rsid w:val="003C147A"/>
    <w:rsid w:val="003C201A"/>
    <w:rsid w:val="003C2963"/>
    <w:rsid w:val="003C3178"/>
    <w:rsid w:val="003C4F0C"/>
    <w:rsid w:val="003C4FFD"/>
    <w:rsid w:val="003C5725"/>
    <w:rsid w:val="003C71B7"/>
    <w:rsid w:val="003C7450"/>
    <w:rsid w:val="003D0461"/>
    <w:rsid w:val="003D0FF2"/>
    <w:rsid w:val="003D2BA9"/>
    <w:rsid w:val="003D2E08"/>
    <w:rsid w:val="003D37BE"/>
    <w:rsid w:val="003D4D9A"/>
    <w:rsid w:val="003D79E8"/>
    <w:rsid w:val="003E059A"/>
    <w:rsid w:val="003E1512"/>
    <w:rsid w:val="003E1BEF"/>
    <w:rsid w:val="003E1F1A"/>
    <w:rsid w:val="003E2130"/>
    <w:rsid w:val="003E3597"/>
    <w:rsid w:val="003E40D6"/>
    <w:rsid w:val="003E40FC"/>
    <w:rsid w:val="003E469D"/>
    <w:rsid w:val="003E495C"/>
    <w:rsid w:val="003E618C"/>
    <w:rsid w:val="003E64C9"/>
    <w:rsid w:val="003E6F8B"/>
    <w:rsid w:val="003E7759"/>
    <w:rsid w:val="003F1B24"/>
    <w:rsid w:val="003F27BF"/>
    <w:rsid w:val="003F292F"/>
    <w:rsid w:val="003F2FDF"/>
    <w:rsid w:val="003F3916"/>
    <w:rsid w:val="003F4382"/>
    <w:rsid w:val="003F533F"/>
    <w:rsid w:val="003F55EE"/>
    <w:rsid w:val="003F5E88"/>
    <w:rsid w:val="003F6519"/>
    <w:rsid w:val="003F7834"/>
    <w:rsid w:val="0040010F"/>
    <w:rsid w:val="00400CEF"/>
    <w:rsid w:val="00401014"/>
    <w:rsid w:val="00401037"/>
    <w:rsid w:val="00401D20"/>
    <w:rsid w:val="004037D1"/>
    <w:rsid w:val="004057B3"/>
    <w:rsid w:val="00405A18"/>
    <w:rsid w:val="00405A76"/>
    <w:rsid w:val="00405C58"/>
    <w:rsid w:val="00406547"/>
    <w:rsid w:val="00406E55"/>
    <w:rsid w:val="004103D3"/>
    <w:rsid w:val="00411C85"/>
    <w:rsid w:val="00412417"/>
    <w:rsid w:val="0041296E"/>
    <w:rsid w:val="00414600"/>
    <w:rsid w:val="00414882"/>
    <w:rsid w:val="00414D5E"/>
    <w:rsid w:val="00416645"/>
    <w:rsid w:val="00420594"/>
    <w:rsid w:val="00421192"/>
    <w:rsid w:val="0042132A"/>
    <w:rsid w:val="0042364F"/>
    <w:rsid w:val="00426732"/>
    <w:rsid w:val="00426909"/>
    <w:rsid w:val="00430AD0"/>
    <w:rsid w:val="00431CE8"/>
    <w:rsid w:val="004326D9"/>
    <w:rsid w:val="00432CF2"/>
    <w:rsid w:val="00432D71"/>
    <w:rsid w:val="0043360F"/>
    <w:rsid w:val="004360A5"/>
    <w:rsid w:val="00437062"/>
    <w:rsid w:val="00437ACB"/>
    <w:rsid w:val="00437E2F"/>
    <w:rsid w:val="004400FC"/>
    <w:rsid w:val="004403E6"/>
    <w:rsid w:val="004405CB"/>
    <w:rsid w:val="004417B9"/>
    <w:rsid w:val="00441D66"/>
    <w:rsid w:val="00443F8A"/>
    <w:rsid w:val="0044496B"/>
    <w:rsid w:val="004450F9"/>
    <w:rsid w:val="00446793"/>
    <w:rsid w:val="00446A1E"/>
    <w:rsid w:val="00446B37"/>
    <w:rsid w:val="00447AAF"/>
    <w:rsid w:val="00447BE4"/>
    <w:rsid w:val="00450B4F"/>
    <w:rsid w:val="004512E6"/>
    <w:rsid w:val="00452382"/>
    <w:rsid w:val="004524DB"/>
    <w:rsid w:val="00452D75"/>
    <w:rsid w:val="0045485B"/>
    <w:rsid w:val="00454B1C"/>
    <w:rsid w:val="00455704"/>
    <w:rsid w:val="004564E3"/>
    <w:rsid w:val="00456A68"/>
    <w:rsid w:val="004574CD"/>
    <w:rsid w:val="0045772D"/>
    <w:rsid w:val="004577E2"/>
    <w:rsid w:val="004610B0"/>
    <w:rsid w:val="00461537"/>
    <w:rsid w:val="00461B28"/>
    <w:rsid w:val="00461E40"/>
    <w:rsid w:val="00461FEC"/>
    <w:rsid w:val="00462203"/>
    <w:rsid w:val="0046430B"/>
    <w:rsid w:val="004647C5"/>
    <w:rsid w:val="004650AE"/>
    <w:rsid w:val="00465238"/>
    <w:rsid w:val="00465AA4"/>
    <w:rsid w:val="00465F71"/>
    <w:rsid w:val="0046612F"/>
    <w:rsid w:val="00466532"/>
    <w:rsid w:val="00467DA2"/>
    <w:rsid w:val="004706B7"/>
    <w:rsid w:val="0047156D"/>
    <w:rsid w:val="00471C93"/>
    <w:rsid w:val="00471E19"/>
    <w:rsid w:val="00472CCF"/>
    <w:rsid w:val="004738BE"/>
    <w:rsid w:val="0047404F"/>
    <w:rsid w:val="00474D20"/>
    <w:rsid w:val="004754DC"/>
    <w:rsid w:val="00475510"/>
    <w:rsid w:val="004757CA"/>
    <w:rsid w:val="00476331"/>
    <w:rsid w:val="004763EE"/>
    <w:rsid w:val="004772FF"/>
    <w:rsid w:val="00480467"/>
    <w:rsid w:val="00480C99"/>
    <w:rsid w:val="004826D4"/>
    <w:rsid w:val="00482B65"/>
    <w:rsid w:val="00482CBE"/>
    <w:rsid w:val="004835AD"/>
    <w:rsid w:val="00483ABD"/>
    <w:rsid w:val="00485B9C"/>
    <w:rsid w:val="0048613A"/>
    <w:rsid w:val="00490394"/>
    <w:rsid w:val="00490F26"/>
    <w:rsid w:val="0049292B"/>
    <w:rsid w:val="00492CB0"/>
    <w:rsid w:val="004930AD"/>
    <w:rsid w:val="00494F3A"/>
    <w:rsid w:val="0049555D"/>
    <w:rsid w:val="00496503"/>
    <w:rsid w:val="00496B11"/>
    <w:rsid w:val="00496BDE"/>
    <w:rsid w:val="00497276"/>
    <w:rsid w:val="004974CD"/>
    <w:rsid w:val="0049786F"/>
    <w:rsid w:val="004A02E9"/>
    <w:rsid w:val="004A0851"/>
    <w:rsid w:val="004A13D9"/>
    <w:rsid w:val="004A1661"/>
    <w:rsid w:val="004A1AFB"/>
    <w:rsid w:val="004A2942"/>
    <w:rsid w:val="004A2A9F"/>
    <w:rsid w:val="004A4753"/>
    <w:rsid w:val="004A52A9"/>
    <w:rsid w:val="004A5C7F"/>
    <w:rsid w:val="004A6714"/>
    <w:rsid w:val="004A6A60"/>
    <w:rsid w:val="004A6D9F"/>
    <w:rsid w:val="004B06F4"/>
    <w:rsid w:val="004B078D"/>
    <w:rsid w:val="004B0AA5"/>
    <w:rsid w:val="004B1251"/>
    <w:rsid w:val="004B3899"/>
    <w:rsid w:val="004B4568"/>
    <w:rsid w:val="004B4D81"/>
    <w:rsid w:val="004B67AB"/>
    <w:rsid w:val="004B7C9A"/>
    <w:rsid w:val="004C03AB"/>
    <w:rsid w:val="004C1AF2"/>
    <w:rsid w:val="004C1ED8"/>
    <w:rsid w:val="004C2060"/>
    <w:rsid w:val="004C2DD5"/>
    <w:rsid w:val="004C4461"/>
    <w:rsid w:val="004C566A"/>
    <w:rsid w:val="004C5AC1"/>
    <w:rsid w:val="004C76E8"/>
    <w:rsid w:val="004D0589"/>
    <w:rsid w:val="004D0AF3"/>
    <w:rsid w:val="004D28FC"/>
    <w:rsid w:val="004D30F7"/>
    <w:rsid w:val="004D329A"/>
    <w:rsid w:val="004D3C75"/>
    <w:rsid w:val="004D48F8"/>
    <w:rsid w:val="004D536E"/>
    <w:rsid w:val="004D6ACD"/>
    <w:rsid w:val="004E1398"/>
    <w:rsid w:val="004E1D81"/>
    <w:rsid w:val="004E2A7D"/>
    <w:rsid w:val="004E2B63"/>
    <w:rsid w:val="004E312D"/>
    <w:rsid w:val="004E34F7"/>
    <w:rsid w:val="004E3644"/>
    <w:rsid w:val="004E3A3E"/>
    <w:rsid w:val="004E3C73"/>
    <w:rsid w:val="004E431F"/>
    <w:rsid w:val="004E5347"/>
    <w:rsid w:val="004E53E7"/>
    <w:rsid w:val="004E593F"/>
    <w:rsid w:val="004E6F68"/>
    <w:rsid w:val="004E7714"/>
    <w:rsid w:val="004E784F"/>
    <w:rsid w:val="004F0512"/>
    <w:rsid w:val="004F0741"/>
    <w:rsid w:val="004F2D0E"/>
    <w:rsid w:val="004F337B"/>
    <w:rsid w:val="004F441D"/>
    <w:rsid w:val="004F504B"/>
    <w:rsid w:val="00500A02"/>
    <w:rsid w:val="00501274"/>
    <w:rsid w:val="005023B4"/>
    <w:rsid w:val="00504088"/>
    <w:rsid w:val="005042FC"/>
    <w:rsid w:val="00504956"/>
    <w:rsid w:val="005068C3"/>
    <w:rsid w:val="00510ADE"/>
    <w:rsid w:val="005116D1"/>
    <w:rsid w:val="00512D48"/>
    <w:rsid w:val="005138E6"/>
    <w:rsid w:val="005155EF"/>
    <w:rsid w:val="00515D96"/>
    <w:rsid w:val="00515EDB"/>
    <w:rsid w:val="00516B73"/>
    <w:rsid w:val="00520C8C"/>
    <w:rsid w:val="0052139F"/>
    <w:rsid w:val="00521847"/>
    <w:rsid w:val="00523838"/>
    <w:rsid w:val="00523FDB"/>
    <w:rsid w:val="005249A4"/>
    <w:rsid w:val="00524B11"/>
    <w:rsid w:val="00524DF7"/>
    <w:rsid w:val="00527604"/>
    <w:rsid w:val="005307E3"/>
    <w:rsid w:val="00530A33"/>
    <w:rsid w:val="005310D6"/>
    <w:rsid w:val="00531BB0"/>
    <w:rsid w:val="00532727"/>
    <w:rsid w:val="00532BFB"/>
    <w:rsid w:val="00533BCB"/>
    <w:rsid w:val="00534568"/>
    <w:rsid w:val="00534958"/>
    <w:rsid w:val="00535EE7"/>
    <w:rsid w:val="005360E2"/>
    <w:rsid w:val="00536822"/>
    <w:rsid w:val="005404B8"/>
    <w:rsid w:val="00541716"/>
    <w:rsid w:val="00542B4B"/>
    <w:rsid w:val="00542C00"/>
    <w:rsid w:val="0054545F"/>
    <w:rsid w:val="005474D9"/>
    <w:rsid w:val="00550794"/>
    <w:rsid w:val="00550A60"/>
    <w:rsid w:val="005522BE"/>
    <w:rsid w:val="0055296A"/>
    <w:rsid w:val="00552DDC"/>
    <w:rsid w:val="00553DFD"/>
    <w:rsid w:val="00555A61"/>
    <w:rsid w:val="005572CE"/>
    <w:rsid w:val="005617E7"/>
    <w:rsid w:val="00561B93"/>
    <w:rsid w:val="00563221"/>
    <w:rsid w:val="00565F47"/>
    <w:rsid w:val="005664BD"/>
    <w:rsid w:val="005678E6"/>
    <w:rsid w:val="00572507"/>
    <w:rsid w:val="0057255F"/>
    <w:rsid w:val="00572933"/>
    <w:rsid w:val="0057477A"/>
    <w:rsid w:val="005752DC"/>
    <w:rsid w:val="00576FAC"/>
    <w:rsid w:val="00577405"/>
    <w:rsid w:val="00577F56"/>
    <w:rsid w:val="00580043"/>
    <w:rsid w:val="005819C7"/>
    <w:rsid w:val="005821ED"/>
    <w:rsid w:val="00583308"/>
    <w:rsid w:val="00584436"/>
    <w:rsid w:val="00584795"/>
    <w:rsid w:val="005851E6"/>
    <w:rsid w:val="00585715"/>
    <w:rsid w:val="0059025E"/>
    <w:rsid w:val="0059096F"/>
    <w:rsid w:val="00591A2E"/>
    <w:rsid w:val="005928C3"/>
    <w:rsid w:val="00595013"/>
    <w:rsid w:val="0059535F"/>
    <w:rsid w:val="00595F73"/>
    <w:rsid w:val="005962B2"/>
    <w:rsid w:val="005963D9"/>
    <w:rsid w:val="0059723A"/>
    <w:rsid w:val="005972D3"/>
    <w:rsid w:val="005A0FBD"/>
    <w:rsid w:val="005A1278"/>
    <w:rsid w:val="005A1717"/>
    <w:rsid w:val="005A1D29"/>
    <w:rsid w:val="005A29AE"/>
    <w:rsid w:val="005A29B5"/>
    <w:rsid w:val="005A35F0"/>
    <w:rsid w:val="005A387F"/>
    <w:rsid w:val="005A39CE"/>
    <w:rsid w:val="005A5B69"/>
    <w:rsid w:val="005A734C"/>
    <w:rsid w:val="005A77C1"/>
    <w:rsid w:val="005A7F82"/>
    <w:rsid w:val="005B0150"/>
    <w:rsid w:val="005B1049"/>
    <w:rsid w:val="005B1CBD"/>
    <w:rsid w:val="005B3116"/>
    <w:rsid w:val="005B363C"/>
    <w:rsid w:val="005B3EC9"/>
    <w:rsid w:val="005B40F9"/>
    <w:rsid w:val="005B41CE"/>
    <w:rsid w:val="005B47FE"/>
    <w:rsid w:val="005B5796"/>
    <w:rsid w:val="005B67AA"/>
    <w:rsid w:val="005C0DF0"/>
    <w:rsid w:val="005C2995"/>
    <w:rsid w:val="005C4943"/>
    <w:rsid w:val="005C4ADB"/>
    <w:rsid w:val="005C63E4"/>
    <w:rsid w:val="005C6B99"/>
    <w:rsid w:val="005C75DB"/>
    <w:rsid w:val="005C7A16"/>
    <w:rsid w:val="005D0180"/>
    <w:rsid w:val="005D0244"/>
    <w:rsid w:val="005D0C86"/>
    <w:rsid w:val="005D0EC3"/>
    <w:rsid w:val="005D1C66"/>
    <w:rsid w:val="005D223A"/>
    <w:rsid w:val="005D37A1"/>
    <w:rsid w:val="005D37B1"/>
    <w:rsid w:val="005D3920"/>
    <w:rsid w:val="005D48BC"/>
    <w:rsid w:val="005D5659"/>
    <w:rsid w:val="005D5766"/>
    <w:rsid w:val="005D6149"/>
    <w:rsid w:val="005D6C9B"/>
    <w:rsid w:val="005D6F57"/>
    <w:rsid w:val="005D7361"/>
    <w:rsid w:val="005E072E"/>
    <w:rsid w:val="005E1D4F"/>
    <w:rsid w:val="005E298E"/>
    <w:rsid w:val="005E425E"/>
    <w:rsid w:val="005E510D"/>
    <w:rsid w:val="005E5438"/>
    <w:rsid w:val="005E634C"/>
    <w:rsid w:val="005E6D97"/>
    <w:rsid w:val="005E6F32"/>
    <w:rsid w:val="005E7ADD"/>
    <w:rsid w:val="005F0945"/>
    <w:rsid w:val="005F549E"/>
    <w:rsid w:val="005F696C"/>
    <w:rsid w:val="005F790A"/>
    <w:rsid w:val="006008BF"/>
    <w:rsid w:val="00600A49"/>
    <w:rsid w:val="00600BE6"/>
    <w:rsid w:val="006012E6"/>
    <w:rsid w:val="00601D86"/>
    <w:rsid w:val="00602601"/>
    <w:rsid w:val="00603ACE"/>
    <w:rsid w:val="00603CA0"/>
    <w:rsid w:val="00603EC5"/>
    <w:rsid w:val="0060769A"/>
    <w:rsid w:val="00607B15"/>
    <w:rsid w:val="00610330"/>
    <w:rsid w:val="006116EE"/>
    <w:rsid w:val="00611D72"/>
    <w:rsid w:val="00613659"/>
    <w:rsid w:val="00614658"/>
    <w:rsid w:val="00615DAC"/>
    <w:rsid w:val="00616243"/>
    <w:rsid w:val="006165A6"/>
    <w:rsid w:val="00616956"/>
    <w:rsid w:val="00617DBE"/>
    <w:rsid w:val="006201DC"/>
    <w:rsid w:val="00621696"/>
    <w:rsid w:val="00621853"/>
    <w:rsid w:val="00621EA1"/>
    <w:rsid w:val="00622164"/>
    <w:rsid w:val="00622768"/>
    <w:rsid w:val="00623112"/>
    <w:rsid w:val="00623664"/>
    <w:rsid w:val="00624273"/>
    <w:rsid w:val="006251CD"/>
    <w:rsid w:val="00625A12"/>
    <w:rsid w:val="00626624"/>
    <w:rsid w:val="006279DD"/>
    <w:rsid w:val="0062A87E"/>
    <w:rsid w:val="00630B55"/>
    <w:rsid w:val="0063466D"/>
    <w:rsid w:val="0063481E"/>
    <w:rsid w:val="00635447"/>
    <w:rsid w:val="006357F6"/>
    <w:rsid w:val="00640207"/>
    <w:rsid w:val="00640481"/>
    <w:rsid w:val="00640DFB"/>
    <w:rsid w:val="00640F44"/>
    <w:rsid w:val="0064237C"/>
    <w:rsid w:val="00642763"/>
    <w:rsid w:val="00643A79"/>
    <w:rsid w:val="00646419"/>
    <w:rsid w:val="0064691A"/>
    <w:rsid w:val="00646CB6"/>
    <w:rsid w:val="0064730B"/>
    <w:rsid w:val="00650398"/>
    <w:rsid w:val="00650853"/>
    <w:rsid w:val="0065096A"/>
    <w:rsid w:val="00652F2D"/>
    <w:rsid w:val="00653161"/>
    <w:rsid w:val="00653F81"/>
    <w:rsid w:val="00655503"/>
    <w:rsid w:val="00656172"/>
    <w:rsid w:val="00656E02"/>
    <w:rsid w:val="00657BCE"/>
    <w:rsid w:val="006600D7"/>
    <w:rsid w:val="00660193"/>
    <w:rsid w:val="00660A18"/>
    <w:rsid w:val="00660A69"/>
    <w:rsid w:val="00662E17"/>
    <w:rsid w:val="006642CC"/>
    <w:rsid w:val="006643D2"/>
    <w:rsid w:val="006643FF"/>
    <w:rsid w:val="00664E1D"/>
    <w:rsid w:val="00665A03"/>
    <w:rsid w:val="00667F6C"/>
    <w:rsid w:val="00667F8B"/>
    <w:rsid w:val="0067015D"/>
    <w:rsid w:val="00670DC9"/>
    <w:rsid w:val="00671685"/>
    <w:rsid w:val="00671D95"/>
    <w:rsid w:val="0067247B"/>
    <w:rsid w:val="0067557F"/>
    <w:rsid w:val="006755EA"/>
    <w:rsid w:val="006761E7"/>
    <w:rsid w:val="0067744F"/>
    <w:rsid w:val="00680B71"/>
    <w:rsid w:val="00681641"/>
    <w:rsid w:val="00681D58"/>
    <w:rsid w:val="00681E7E"/>
    <w:rsid w:val="0068382E"/>
    <w:rsid w:val="006842D0"/>
    <w:rsid w:val="006853FF"/>
    <w:rsid w:val="00685DE2"/>
    <w:rsid w:val="006863F3"/>
    <w:rsid w:val="0068697B"/>
    <w:rsid w:val="00690C15"/>
    <w:rsid w:val="0069480B"/>
    <w:rsid w:val="0069520B"/>
    <w:rsid w:val="00696056"/>
    <w:rsid w:val="006962DC"/>
    <w:rsid w:val="00696492"/>
    <w:rsid w:val="00696FE6"/>
    <w:rsid w:val="006A064D"/>
    <w:rsid w:val="006A08EF"/>
    <w:rsid w:val="006A1E97"/>
    <w:rsid w:val="006A3198"/>
    <w:rsid w:val="006A3395"/>
    <w:rsid w:val="006A46BF"/>
    <w:rsid w:val="006A57BF"/>
    <w:rsid w:val="006A66C6"/>
    <w:rsid w:val="006A6E51"/>
    <w:rsid w:val="006A728A"/>
    <w:rsid w:val="006A7D93"/>
    <w:rsid w:val="006B0D16"/>
    <w:rsid w:val="006B1810"/>
    <w:rsid w:val="006B1AEE"/>
    <w:rsid w:val="006B2424"/>
    <w:rsid w:val="006B403C"/>
    <w:rsid w:val="006B43A0"/>
    <w:rsid w:val="006B4D3F"/>
    <w:rsid w:val="006B5732"/>
    <w:rsid w:val="006B5CCF"/>
    <w:rsid w:val="006B5DF9"/>
    <w:rsid w:val="006B62A0"/>
    <w:rsid w:val="006C0321"/>
    <w:rsid w:val="006C09F9"/>
    <w:rsid w:val="006C105B"/>
    <w:rsid w:val="006C23C0"/>
    <w:rsid w:val="006C28F8"/>
    <w:rsid w:val="006C2BA5"/>
    <w:rsid w:val="006C44F4"/>
    <w:rsid w:val="006C6276"/>
    <w:rsid w:val="006C648B"/>
    <w:rsid w:val="006C6A00"/>
    <w:rsid w:val="006C74DB"/>
    <w:rsid w:val="006D03B9"/>
    <w:rsid w:val="006D131F"/>
    <w:rsid w:val="006D13FC"/>
    <w:rsid w:val="006D1E05"/>
    <w:rsid w:val="006D2256"/>
    <w:rsid w:val="006D2B2F"/>
    <w:rsid w:val="006D4625"/>
    <w:rsid w:val="006D577A"/>
    <w:rsid w:val="006D692B"/>
    <w:rsid w:val="006D7F29"/>
    <w:rsid w:val="006E0C36"/>
    <w:rsid w:val="006E0FCE"/>
    <w:rsid w:val="006E3FF3"/>
    <w:rsid w:val="006E6765"/>
    <w:rsid w:val="006E7298"/>
    <w:rsid w:val="006E7686"/>
    <w:rsid w:val="006E7850"/>
    <w:rsid w:val="006F0A28"/>
    <w:rsid w:val="006F0DE6"/>
    <w:rsid w:val="006F18BF"/>
    <w:rsid w:val="006F5642"/>
    <w:rsid w:val="006F6FC9"/>
    <w:rsid w:val="006F7DDC"/>
    <w:rsid w:val="00700027"/>
    <w:rsid w:val="00702580"/>
    <w:rsid w:val="00702D33"/>
    <w:rsid w:val="00703208"/>
    <w:rsid w:val="00704AF2"/>
    <w:rsid w:val="00705024"/>
    <w:rsid w:val="00706356"/>
    <w:rsid w:val="00710258"/>
    <w:rsid w:val="007117E6"/>
    <w:rsid w:val="0071383F"/>
    <w:rsid w:val="007155FC"/>
    <w:rsid w:val="00715F45"/>
    <w:rsid w:val="00717708"/>
    <w:rsid w:val="00720797"/>
    <w:rsid w:val="00720CAB"/>
    <w:rsid w:val="0072124A"/>
    <w:rsid w:val="007223A3"/>
    <w:rsid w:val="00722EE2"/>
    <w:rsid w:val="00723FF4"/>
    <w:rsid w:val="007240D7"/>
    <w:rsid w:val="00724F48"/>
    <w:rsid w:val="00725749"/>
    <w:rsid w:val="00725EEE"/>
    <w:rsid w:val="00730329"/>
    <w:rsid w:val="007306E5"/>
    <w:rsid w:val="00731328"/>
    <w:rsid w:val="0073208F"/>
    <w:rsid w:val="0073256E"/>
    <w:rsid w:val="00732C3B"/>
    <w:rsid w:val="007344A7"/>
    <w:rsid w:val="007344F5"/>
    <w:rsid w:val="007351E3"/>
    <w:rsid w:val="00737391"/>
    <w:rsid w:val="007377E9"/>
    <w:rsid w:val="0073783D"/>
    <w:rsid w:val="00740750"/>
    <w:rsid w:val="00740D7C"/>
    <w:rsid w:val="007415FF"/>
    <w:rsid w:val="0074398F"/>
    <w:rsid w:val="00743D16"/>
    <w:rsid w:val="007440EE"/>
    <w:rsid w:val="00744BFD"/>
    <w:rsid w:val="00744EB5"/>
    <w:rsid w:val="007459CB"/>
    <w:rsid w:val="0074611A"/>
    <w:rsid w:val="00746CF1"/>
    <w:rsid w:val="00747763"/>
    <w:rsid w:val="007478D1"/>
    <w:rsid w:val="00747D24"/>
    <w:rsid w:val="00747F26"/>
    <w:rsid w:val="00751818"/>
    <w:rsid w:val="00751966"/>
    <w:rsid w:val="00752377"/>
    <w:rsid w:val="00752979"/>
    <w:rsid w:val="00753562"/>
    <w:rsid w:val="00753B83"/>
    <w:rsid w:val="00755A5B"/>
    <w:rsid w:val="00755B36"/>
    <w:rsid w:val="00755C26"/>
    <w:rsid w:val="0075646D"/>
    <w:rsid w:val="00761056"/>
    <w:rsid w:val="00761495"/>
    <w:rsid w:val="007622DE"/>
    <w:rsid w:val="0076335B"/>
    <w:rsid w:val="007634DC"/>
    <w:rsid w:val="00764C33"/>
    <w:rsid w:val="00765227"/>
    <w:rsid w:val="007664B8"/>
    <w:rsid w:val="00766D76"/>
    <w:rsid w:val="00767698"/>
    <w:rsid w:val="00770629"/>
    <w:rsid w:val="00770B27"/>
    <w:rsid w:val="00771089"/>
    <w:rsid w:val="0077167B"/>
    <w:rsid w:val="00771C9A"/>
    <w:rsid w:val="00772606"/>
    <w:rsid w:val="00772EE2"/>
    <w:rsid w:val="00773EB9"/>
    <w:rsid w:val="00774BCA"/>
    <w:rsid w:val="00774E90"/>
    <w:rsid w:val="00774F3C"/>
    <w:rsid w:val="00775C11"/>
    <w:rsid w:val="00775FAF"/>
    <w:rsid w:val="00777294"/>
    <w:rsid w:val="00777892"/>
    <w:rsid w:val="00777D3A"/>
    <w:rsid w:val="0078009E"/>
    <w:rsid w:val="00780E59"/>
    <w:rsid w:val="00782E36"/>
    <w:rsid w:val="0078375D"/>
    <w:rsid w:val="007838A8"/>
    <w:rsid w:val="00783CD3"/>
    <w:rsid w:val="00783D7D"/>
    <w:rsid w:val="007852B0"/>
    <w:rsid w:val="00785B69"/>
    <w:rsid w:val="00786283"/>
    <w:rsid w:val="00786903"/>
    <w:rsid w:val="00786FE9"/>
    <w:rsid w:val="00790D89"/>
    <w:rsid w:val="007918BC"/>
    <w:rsid w:val="007922E7"/>
    <w:rsid w:val="00792A6A"/>
    <w:rsid w:val="00793AE8"/>
    <w:rsid w:val="00793BE5"/>
    <w:rsid w:val="00794110"/>
    <w:rsid w:val="007946BD"/>
    <w:rsid w:val="0079577A"/>
    <w:rsid w:val="00796BAE"/>
    <w:rsid w:val="00797112"/>
    <w:rsid w:val="00797323"/>
    <w:rsid w:val="00797B63"/>
    <w:rsid w:val="007A0B7C"/>
    <w:rsid w:val="007A0E7C"/>
    <w:rsid w:val="007A0EDF"/>
    <w:rsid w:val="007A3185"/>
    <w:rsid w:val="007A320C"/>
    <w:rsid w:val="007A32FA"/>
    <w:rsid w:val="007A38F1"/>
    <w:rsid w:val="007A3EAC"/>
    <w:rsid w:val="007A4EAC"/>
    <w:rsid w:val="007A687B"/>
    <w:rsid w:val="007A7BE2"/>
    <w:rsid w:val="007B0D5E"/>
    <w:rsid w:val="007B139C"/>
    <w:rsid w:val="007B1A6D"/>
    <w:rsid w:val="007B2365"/>
    <w:rsid w:val="007B3191"/>
    <w:rsid w:val="007B354F"/>
    <w:rsid w:val="007B3FCB"/>
    <w:rsid w:val="007B471D"/>
    <w:rsid w:val="007B51F7"/>
    <w:rsid w:val="007B5C3A"/>
    <w:rsid w:val="007B6026"/>
    <w:rsid w:val="007B67ED"/>
    <w:rsid w:val="007B729B"/>
    <w:rsid w:val="007BCC71"/>
    <w:rsid w:val="007C09AC"/>
    <w:rsid w:val="007C1186"/>
    <w:rsid w:val="007C2D06"/>
    <w:rsid w:val="007C2ECA"/>
    <w:rsid w:val="007C3863"/>
    <w:rsid w:val="007C3C7B"/>
    <w:rsid w:val="007D0161"/>
    <w:rsid w:val="007D1DA1"/>
    <w:rsid w:val="007D1DBF"/>
    <w:rsid w:val="007D22E8"/>
    <w:rsid w:val="007D26B6"/>
    <w:rsid w:val="007D2D16"/>
    <w:rsid w:val="007D3AFE"/>
    <w:rsid w:val="007D4CE3"/>
    <w:rsid w:val="007D4E2B"/>
    <w:rsid w:val="007D6B48"/>
    <w:rsid w:val="007D6FB1"/>
    <w:rsid w:val="007D76F0"/>
    <w:rsid w:val="007E02AD"/>
    <w:rsid w:val="007E0DDC"/>
    <w:rsid w:val="007E16C0"/>
    <w:rsid w:val="007E2165"/>
    <w:rsid w:val="007E22D0"/>
    <w:rsid w:val="007E24FA"/>
    <w:rsid w:val="007E3246"/>
    <w:rsid w:val="007E388F"/>
    <w:rsid w:val="007E4916"/>
    <w:rsid w:val="007E5508"/>
    <w:rsid w:val="007E63DA"/>
    <w:rsid w:val="007E709C"/>
    <w:rsid w:val="007E7CE8"/>
    <w:rsid w:val="007F0041"/>
    <w:rsid w:val="007F0728"/>
    <w:rsid w:val="007F3A44"/>
    <w:rsid w:val="007F3F0A"/>
    <w:rsid w:val="007F4DA7"/>
    <w:rsid w:val="007F632B"/>
    <w:rsid w:val="0080087C"/>
    <w:rsid w:val="00800A39"/>
    <w:rsid w:val="00800FDE"/>
    <w:rsid w:val="00802DEE"/>
    <w:rsid w:val="008031CD"/>
    <w:rsid w:val="008031F7"/>
    <w:rsid w:val="00803E1A"/>
    <w:rsid w:val="00804A63"/>
    <w:rsid w:val="008066E7"/>
    <w:rsid w:val="0080713E"/>
    <w:rsid w:val="00807C05"/>
    <w:rsid w:val="00810A42"/>
    <w:rsid w:val="008114F1"/>
    <w:rsid w:val="00811C17"/>
    <w:rsid w:val="00812287"/>
    <w:rsid w:val="00812938"/>
    <w:rsid w:val="00813F52"/>
    <w:rsid w:val="0081482A"/>
    <w:rsid w:val="00814B54"/>
    <w:rsid w:val="00814DC4"/>
    <w:rsid w:val="00814DF6"/>
    <w:rsid w:val="00816837"/>
    <w:rsid w:val="00816D5F"/>
    <w:rsid w:val="00816FF1"/>
    <w:rsid w:val="00821533"/>
    <w:rsid w:val="00821BB4"/>
    <w:rsid w:val="008232CE"/>
    <w:rsid w:val="00824F1A"/>
    <w:rsid w:val="008250B9"/>
    <w:rsid w:val="008252C0"/>
    <w:rsid w:val="00830602"/>
    <w:rsid w:val="008308C7"/>
    <w:rsid w:val="00830962"/>
    <w:rsid w:val="00830AED"/>
    <w:rsid w:val="00830C78"/>
    <w:rsid w:val="00830F79"/>
    <w:rsid w:val="00832779"/>
    <w:rsid w:val="008330CD"/>
    <w:rsid w:val="0083380E"/>
    <w:rsid w:val="00833F92"/>
    <w:rsid w:val="008349C4"/>
    <w:rsid w:val="00834DEA"/>
    <w:rsid w:val="00835684"/>
    <w:rsid w:val="008358B7"/>
    <w:rsid w:val="00835B3E"/>
    <w:rsid w:val="008365D5"/>
    <w:rsid w:val="0084059D"/>
    <w:rsid w:val="00840A11"/>
    <w:rsid w:val="008415F6"/>
    <w:rsid w:val="00842908"/>
    <w:rsid w:val="00843199"/>
    <w:rsid w:val="0084457E"/>
    <w:rsid w:val="0084476E"/>
    <w:rsid w:val="00845A15"/>
    <w:rsid w:val="00846B9F"/>
    <w:rsid w:val="00846D4E"/>
    <w:rsid w:val="008470BE"/>
    <w:rsid w:val="00847883"/>
    <w:rsid w:val="008478CE"/>
    <w:rsid w:val="0085054C"/>
    <w:rsid w:val="008516B4"/>
    <w:rsid w:val="008518AC"/>
    <w:rsid w:val="00851B4F"/>
    <w:rsid w:val="00852F93"/>
    <w:rsid w:val="00853BDE"/>
    <w:rsid w:val="0085416D"/>
    <w:rsid w:val="00854659"/>
    <w:rsid w:val="0085566C"/>
    <w:rsid w:val="00855C8A"/>
    <w:rsid w:val="00855DAA"/>
    <w:rsid w:val="008560B1"/>
    <w:rsid w:val="00857433"/>
    <w:rsid w:val="00857C64"/>
    <w:rsid w:val="008610C7"/>
    <w:rsid w:val="00861765"/>
    <w:rsid w:val="00861833"/>
    <w:rsid w:val="0086227D"/>
    <w:rsid w:val="008625D6"/>
    <w:rsid w:val="00862733"/>
    <w:rsid w:val="00865D0E"/>
    <w:rsid w:val="008665B7"/>
    <w:rsid w:val="008669D0"/>
    <w:rsid w:val="00866C9E"/>
    <w:rsid w:val="008670CC"/>
    <w:rsid w:val="008676B7"/>
    <w:rsid w:val="00870070"/>
    <w:rsid w:val="0087174B"/>
    <w:rsid w:val="00872935"/>
    <w:rsid w:val="0087367E"/>
    <w:rsid w:val="008743B9"/>
    <w:rsid w:val="00875839"/>
    <w:rsid w:val="00875904"/>
    <w:rsid w:val="00875954"/>
    <w:rsid w:val="0087729A"/>
    <w:rsid w:val="00877AEA"/>
    <w:rsid w:val="00877E9F"/>
    <w:rsid w:val="008813D5"/>
    <w:rsid w:val="0088151F"/>
    <w:rsid w:val="00881B0C"/>
    <w:rsid w:val="00881D21"/>
    <w:rsid w:val="00882253"/>
    <w:rsid w:val="00882305"/>
    <w:rsid w:val="00883989"/>
    <w:rsid w:val="00883CDE"/>
    <w:rsid w:val="00884699"/>
    <w:rsid w:val="00884A3F"/>
    <w:rsid w:val="00884EE6"/>
    <w:rsid w:val="008855D4"/>
    <w:rsid w:val="0088679B"/>
    <w:rsid w:val="00887760"/>
    <w:rsid w:val="00887DA1"/>
    <w:rsid w:val="00890955"/>
    <w:rsid w:val="00890A90"/>
    <w:rsid w:val="00891269"/>
    <w:rsid w:val="008915C8"/>
    <w:rsid w:val="00892D0D"/>
    <w:rsid w:val="00893920"/>
    <w:rsid w:val="00893E0F"/>
    <w:rsid w:val="00895B0B"/>
    <w:rsid w:val="00896372"/>
    <w:rsid w:val="00897CF3"/>
    <w:rsid w:val="008A1082"/>
    <w:rsid w:val="008A1969"/>
    <w:rsid w:val="008A2213"/>
    <w:rsid w:val="008A4CE3"/>
    <w:rsid w:val="008A55DD"/>
    <w:rsid w:val="008A6052"/>
    <w:rsid w:val="008A687F"/>
    <w:rsid w:val="008A7B22"/>
    <w:rsid w:val="008B02F9"/>
    <w:rsid w:val="008B0AA4"/>
    <w:rsid w:val="008B0C73"/>
    <w:rsid w:val="008B28A7"/>
    <w:rsid w:val="008B29EB"/>
    <w:rsid w:val="008B34EF"/>
    <w:rsid w:val="008B3862"/>
    <w:rsid w:val="008B5305"/>
    <w:rsid w:val="008B5BA2"/>
    <w:rsid w:val="008B5C33"/>
    <w:rsid w:val="008B67F2"/>
    <w:rsid w:val="008B6D91"/>
    <w:rsid w:val="008C0F5F"/>
    <w:rsid w:val="008C1CC2"/>
    <w:rsid w:val="008C2C41"/>
    <w:rsid w:val="008C3FF0"/>
    <w:rsid w:val="008C61A0"/>
    <w:rsid w:val="008C785B"/>
    <w:rsid w:val="008C7D3D"/>
    <w:rsid w:val="008C7F50"/>
    <w:rsid w:val="008D0E83"/>
    <w:rsid w:val="008D213C"/>
    <w:rsid w:val="008D3856"/>
    <w:rsid w:val="008D416A"/>
    <w:rsid w:val="008D55CA"/>
    <w:rsid w:val="008D605A"/>
    <w:rsid w:val="008D789A"/>
    <w:rsid w:val="008E2870"/>
    <w:rsid w:val="008E334F"/>
    <w:rsid w:val="008E3681"/>
    <w:rsid w:val="008E396F"/>
    <w:rsid w:val="008E462C"/>
    <w:rsid w:val="008E64BB"/>
    <w:rsid w:val="008E7FC1"/>
    <w:rsid w:val="008F0FA4"/>
    <w:rsid w:val="008F26EB"/>
    <w:rsid w:val="008F422E"/>
    <w:rsid w:val="008F49F1"/>
    <w:rsid w:val="008F5391"/>
    <w:rsid w:val="008F5EC1"/>
    <w:rsid w:val="008F6178"/>
    <w:rsid w:val="008F6D35"/>
    <w:rsid w:val="008F774A"/>
    <w:rsid w:val="00900064"/>
    <w:rsid w:val="00900220"/>
    <w:rsid w:val="0090165F"/>
    <w:rsid w:val="00902AB7"/>
    <w:rsid w:val="00902B2A"/>
    <w:rsid w:val="00902B32"/>
    <w:rsid w:val="0090379B"/>
    <w:rsid w:val="00904656"/>
    <w:rsid w:val="00904687"/>
    <w:rsid w:val="00904C7E"/>
    <w:rsid w:val="0090520F"/>
    <w:rsid w:val="0090553E"/>
    <w:rsid w:val="009056DF"/>
    <w:rsid w:val="0090579F"/>
    <w:rsid w:val="00905B87"/>
    <w:rsid w:val="0090694C"/>
    <w:rsid w:val="00907BB4"/>
    <w:rsid w:val="00910E82"/>
    <w:rsid w:val="0091167F"/>
    <w:rsid w:val="009116CB"/>
    <w:rsid w:val="0091277A"/>
    <w:rsid w:val="00913335"/>
    <w:rsid w:val="0091488D"/>
    <w:rsid w:val="00914D02"/>
    <w:rsid w:val="00915E4F"/>
    <w:rsid w:val="00916443"/>
    <w:rsid w:val="00917398"/>
    <w:rsid w:val="009176E1"/>
    <w:rsid w:val="00917DEE"/>
    <w:rsid w:val="009204A0"/>
    <w:rsid w:val="009221D3"/>
    <w:rsid w:val="009227E4"/>
    <w:rsid w:val="009243F5"/>
    <w:rsid w:val="0092625C"/>
    <w:rsid w:val="00926B6B"/>
    <w:rsid w:val="00926E27"/>
    <w:rsid w:val="009279A1"/>
    <w:rsid w:val="009307DE"/>
    <w:rsid w:val="00930CC4"/>
    <w:rsid w:val="00930EE2"/>
    <w:rsid w:val="00931A55"/>
    <w:rsid w:val="0093213A"/>
    <w:rsid w:val="009338FF"/>
    <w:rsid w:val="0093495D"/>
    <w:rsid w:val="00936D74"/>
    <w:rsid w:val="0093727B"/>
    <w:rsid w:val="009400EE"/>
    <w:rsid w:val="00940A22"/>
    <w:rsid w:val="00940C4D"/>
    <w:rsid w:val="00940FE8"/>
    <w:rsid w:val="009414FC"/>
    <w:rsid w:val="009416A5"/>
    <w:rsid w:val="009418A3"/>
    <w:rsid w:val="00942D1E"/>
    <w:rsid w:val="00942ED4"/>
    <w:rsid w:val="00943004"/>
    <w:rsid w:val="00943163"/>
    <w:rsid w:val="0094389F"/>
    <w:rsid w:val="00945503"/>
    <w:rsid w:val="00945569"/>
    <w:rsid w:val="0094563A"/>
    <w:rsid w:val="00945EA5"/>
    <w:rsid w:val="00946DED"/>
    <w:rsid w:val="009505EC"/>
    <w:rsid w:val="00951125"/>
    <w:rsid w:val="0095188B"/>
    <w:rsid w:val="00951E59"/>
    <w:rsid w:val="00953AD6"/>
    <w:rsid w:val="0095428A"/>
    <w:rsid w:val="00954C52"/>
    <w:rsid w:val="00954CB5"/>
    <w:rsid w:val="00954CFE"/>
    <w:rsid w:val="00954F91"/>
    <w:rsid w:val="009553B6"/>
    <w:rsid w:val="00955EC6"/>
    <w:rsid w:val="00955FE8"/>
    <w:rsid w:val="009560C5"/>
    <w:rsid w:val="009569FE"/>
    <w:rsid w:val="00956EC8"/>
    <w:rsid w:val="00957B6A"/>
    <w:rsid w:val="00957DD4"/>
    <w:rsid w:val="009600A1"/>
    <w:rsid w:val="0096021B"/>
    <w:rsid w:val="00961CA7"/>
    <w:rsid w:val="00961F10"/>
    <w:rsid w:val="00962515"/>
    <w:rsid w:val="009638D1"/>
    <w:rsid w:val="00964651"/>
    <w:rsid w:val="0096547C"/>
    <w:rsid w:val="00966417"/>
    <w:rsid w:val="0097042A"/>
    <w:rsid w:val="00970A15"/>
    <w:rsid w:val="009737D9"/>
    <w:rsid w:val="009752E4"/>
    <w:rsid w:val="00975509"/>
    <w:rsid w:val="00976541"/>
    <w:rsid w:val="00980E49"/>
    <w:rsid w:val="009811EF"/>
    <w:rsid w:val="009824B4"/>
    <w:rsid w:val="00982FD6"/>
    <w:rsid w:val="009830AF"/>
    <w:rsid w:val="009835B5"/>
    <w:rsid w:val="0098376A"/>
    <w:rsid w:val="0098398F"/>
    <w:rsid w:val="009840FA"/>
    <w:rsid w:val="0098544C"/>
    <w:rsid w:val="0098694B"/>
    <w:rsid w:val="00986BDA"/>
    <w:rsid w:val="00987126"/>
    <w:rsid w:val="009872DE"/>
    <w:rsid w:val="009878B1"/>
    <w:rsid w:val="009879C4"/>
    <w:rsid w:val="009903A8"/>
    <w:rsid w:val="00991200"/>
    <w:rsid w:val="0099235F"/>
    <w:rsid w:val="00993697"/>
    <w:rsid w:val="00993D9B"/>
    <w:rsid w:val="00994F0E"/>
    <w:rsid w:val="009967A2"/>
    <w:rsid w:val="00996C45"/>
    <w:rsid w:val="00996C48"/>
    <w:rsid w:val="00996FB4"/>
    <w:rsid w:val="0099718D"/>
    <w:rsid w:val="009A05D7"/>
    <w:rsid w:val="009A1836"/>
    <w:rsid w:val="009A1C03"/>
    <w:rsid w:val="009A22A6"/>
    <w:rsid w:val="009A306D"/>
    <w:rsid w:val="009A435F"/>
    <w:rsid w:val="009A4793"/>
    <w:rsid w:val="009A526C"/>
    <w:rsid w:val="009A58FA"/>
    <w:rsid w:val="009A5A75"/>
    <w:rsid w:val="009A6374"/>
    <w:rsid w:val="009A7699"/>
    <w:rsid w:val="009A76A0"/>
    <w:rsid w:val="009B09B5"/>
    <w:rsid w:val="009B09DB"/>
    <w:rsid w:val="009B0E47"/>
    <w:rsid w:val="009B1953"/>
    <w:rsid w:val="009B1B42"/>
    <w:rsid w:val="009B1BDF"/>
    <w:rsid w:val="009B211C"/>
    <w:rsid w:val="009B26A5"/>
    <w:rsid w:val="009B3BD3"/>
    <w:rsid w:val="009B432E"/>
    <w:rsid w:val="009B50B8"/>
    <w:rsid w:val="009B5CDC"/>
    <w:rsid w:val="009B6934"/>
    <w:rsid w:val="009B707C"/>
    <w:rsid w:val="009C02D5"/>
    <w:rsid w:val="009C050B"/>
    <w:rsid w:val="009C1595"/>
    <w:rsid w:val="009C2FB6"/>
    <w:rsid w:val="009C400E"/>
    <w:rsid w:val="009C439F"/>
    <w:rsid w:val="009C4DD0"/>
    <w:rsid w:val="009C530D"/>
    <w:rsid w:val="009C60F6"/>
    <w:rsid w:val="009C624C"/>
    <w:rsid w:val="009C67CD"/>
    <w:rsid w:val="009C724D"/>
    <w:rsid w:val="009D057D"/>
    <w:rsid w:val="009D17F4"/>
    <w:rsid w:val="009D2245"/>
    <w:rsid w:val="009D278F"/>
    <w:rsid w:val="009D3CAF"/>
    <w:rsid w:val="009D4D5E"/>
    <w:rsid w:val="009D56A5"/>
    <w:rsid w:val="009D5AAF"/>
    <w:rsid w:val="009D5ACD"/>
    <w:rsid w:val="009D6271"/>
    <w:rsid w:val="009D7072"/>
    <w:rsid w:val="009D7175"/>
    <w:rsid w:val="009D735C"/>
    <w:rsid w:val="009D7400"/>
    <w:rsid w:val="009D7C5D"/>
    <w:rsid w:val="009D7EE0"/>
    <w:rsid w:val="009E16EF"/>
    <w:rsid w:val="009E1BB7"/>
    <w:rsid w:val="009E2EBF"/>
    <w:rsid w:val="009E3CC7"/>
    <w:rsid w:val="009E4273"/>
    <w:rsid w:val="009E483B"/>
    <w:rsid w:val="009E576F"/>
    <w:rsid w:val="009E5B71"/>
    <w:rsid w:val="009E5C9F"/>
    <w:rsid w:val="009E6981"/>
    <w:rsid w:val="009E6A55"/>
    <w:rsid w:val="009F0302"/>
    <w:rsid w:val="009F1333"/>
    <w:rsid w:val="009F1914"/>
    <w:rsid w:val="009F1B0C"/>
    <w:rsid w:val="009F30F0"/>
    <w:rsid w:val="009F3E13"/>
    <w:rsid w:val="009F5ADB"/>
    <w:rsid w:val="009F5ECF"/>
    <w:rsid w:val="009F6030"/>
    <w:rsid w:val="009F63CB"/>
    <w:rsid w:val="00A000BC"/>
    <w:rsid w:val="00A00AF2"/>
    <w:rsid w:val="00A00D2E"/>
    <w:rsid w:val="00A01975"/>
    <w:rsid w:val="00A019CE"/>
    <w:rsid w:val="00A01B52"/>
    <w:rsid w:val="00A01B63"/>
    <w:rsid w:val="00A023FB"/>
    <w:rsid w:val="00A02A98"/>
    <w:rsid w:val="00A037EC"/>
    <w:rsid w:val="00A03906"/>
    <w:rsid w:val="00A03D03"/>
    <w:rsid w:val="00A03EC2"/>
    <w:rsid w:val="00A053FF"/>
    <w:rsid w:val="00A06FB7"/>
    <w:rsid w:val="00A110B7"/>
    <w:rsid w:val="00A120D6"/>
    <w:rsid w:val="00A127F3"/>
    <w:rsid w:val="00A1306A"/>
    <w:rsid w:val="00A13C0D"/>
    <w:rsid w:val="00A13FC0"/>
    <w:rsid w:val="00A14AD1"/>
    <w:rsid w:val="00A1552F"/>
    <w:rsid w:val="00A15558"/>
    <w:rsid w:val="00A15929"/>
    <w:rsid w:val="00A17024"/>
    <w:rsid w:val="00A172AA"/>
    <w:rsid w:val="00A204F9"/>
    <w:rsid w:val="00A20DFC"/>
    <w:rsid w:val="00A20FB0"/>
    <w:rsid w:val="00A21549"/>
    <w:rsid w:val="00A22798"/>
    <w:rsid w:val="00A227C0"/>
    <w:rsid w:val="00A227F1"/>
    <w:rsid w:val="00A23B90"/>
    <w:rsid w:val="00A2436A"/>
    <w:rsid w:val="00A26498"/>
    <w:rsid w:val="00A26665"/>
    <w:rsid w:val="00A2740C"/>
    <w:rsid w:val="00A30560"/>
    <w:rsid w:val="00A32123"/>
    <w:rsid w:val="00A32C2F"/>
    <w:rsid w:val="00A32D09"/>
    <w:rsid w:val="00A32E04"/>
    <w:rsid w:val="00A33CD1"/>
    <w:rsid w:val="00A34342"/>
    <w:rsid w:val="00A357E3"/>
    <w:rsid w:val="00A379FD"/>
    <w:rsid w:val="00A41FCE"/>
    <w:rsid w:val="00A423A1"/>
    <w:rsid w:val="00A42A63"/>
    <w:rsid w:val="00A4320B"/>
    <w:rsid w:val="00A43C6C"/>
    <w:rsid w:val="00A43F62"/>
    <w:rsid w:val="00A43FBD"/>
    <w:rsid w:val="00A442C8"/>
    <w:rsid w:val="00A45C85"/>
    <w:rsid w:val="00A46E55"/>
    <w:rsid w:val="00A472F4"/>
    <w:rsid w:val="00A50FC1"/>
    <w:rsid w:val="00A512A6"/>
    <w:rsid w:val="00A5227E"/>
    <w:rsid w:val="00A529CB"/>
    <w:rsid w:val="00A533E4"/>
    <w:rsid w:val="00A543C6"/>
    <w:rsid w:val="00A547E5"/>
    <w:rsid w:val="00A559CC"/>
    <w:rsid w:val="00A55C33"/>
    <w:rsid w:val="00A5634E"/>
    <w:rsid w:val="00A60A72"/>
    <w:rsid w:val="00A60D92"/>
    <w:rsid w:val="00A62B3C"/>
    <w:rsid w:val="00A63174"/>
    <w:rsid w:val="00A63F67"/>
    <w:rsid w:val="00A64B77"/>
    <w:rsid w:val="00A66257"/>
    <w:rsid w:val="00A668A3"/>
    <w:rsid w:val="00A71B2B"/>
    <w:rsid w:val="00A72015"/>
    <w:rsid w:val="00A720BF"/>
    <w:rsid w:val="00A72280"/>
    <w:rsid w:val="00A72651"/>
    <w:rsid w:val="00A7299F"/>
    <w:rsid w:val="00A72F5D"/>
    <w:rsid w:val="00A7315E"/>
    <w:rsid w:val="00A753D8"/>
    <w:rsid w:val="00A75C9B"/>
    <w:rsid w:val="00A75EF3"/>
    <w:rsid w:val="00A77383"/>
    <w:rsid w:val="00A81030"/>
    <w:rsid w:val="00A816F9"/>
    <w:rsid w:val="00A81CC7"/>
    <w:rsid w:val="00A8211D"/>
    <w:rsid w:val="00A822A7"/>
    <w:rsid w:val="00A825A8"/>
    <w:rsid w:val="00A827FF"/>
    <w:rsid w:val="00A82BE1"/>
    <w:rsid w:val="00A8440C"/>
    <w:rsid w:val="00A84AA4"/>
    <w:rsid w:val="00A85EC1"/>
    <w:rsid w:val="00A9092F"/>
    <w:rsid w:val="00A91446"/>
    <w:rsid w:val="00A917CB"/>
    <w:rsid w:val="00A919B1"/>
    <w:rsid w:val="00A92192"/>
    <w:rsid w:val="00A94B3C"/>
    <w:rsid w:val="00A9666A"/>
    <w:rsid w:val="00A96DB1"/>
    <w:rsid w:val="00A96F6F"/>
    <w:rsid w:val="00AA12E9"/>
    <w:rsid w:val="00AA24EE"/>
    <w:rsid w:val="00AA4AEE"/>
    <w:rsid w:val="00AA7366"/>
    <w:rsid w:val="00AA7A90"/>
    <w:rsid w:val="00AA7D24"/>
    <w:rsid w:val="00AA7E27"/>
    <w:rsid w:val="00AB17E9"/>
    <w:rsid w:val="00AB2D7F"/>
    <w:rsid w:val="00AB3EBD"/>
    <w:rsid w:val="00AB4FDB"/>
    <w:rsid w:val="00AB5349"/>
    <w:rsid w:val="00AB6534"/>
    <w:rsid w:val="00AB658A"/>
    <w:rsid w:val="00AB69C2"/>
    <w:rsid w:val="00AB69F1"/>
    <w:rsid w:val="00AC1C57"/>
    <w:rsid w:val="00AC33A6"/>
    <w:rsid w:val="00AC3651"/>
    <w:rsid w:val="00AC3B63"/>
    <w:rsid w:val="00AC44B9"/>
    <w:rsid w:val="00AC48CE"/>
    <w:rsid w:val="00AC55CF"/>
    <w:rsid w:val="00AC5A8C"/>
    <w:rsid w:val="00AC5ABE"/>
    <w:rsid w:val="00AC6B24"/>
    <w:rsid w:val="00AC7470"/>
    <w:rsid w:val="00AC7B34"/>
    <w:rsid w:val="00AC7CA2"/>
    <w:rsid w:val="00AD0701"/>
    <w:rsid w:val="00AD1346"/>
    <w:rsid w:val="00AD2E62"/>
    <w:rsid w:val="00AD35DD"/>
    <w:rsid w:val="00AD38F9"/>
    <w:rsid w:val="00AD4616"/>
    <w:rsid w:val="00AD5185"/>
    <w:rsid w:val="00AD66BA"/>
    <w:rsid w:val="00AD6ACB"/>
    <w:rsid w:val="00AD6E3F"/>
    <w:rsid w:val="00AD7A1D"/>
    <w:rsid w:val="00AD7E7A"/>
    <w:rsid w:val="00AE2833"/>
    <w:rsid w:val="00AE3C1D"/>
    <w:rsid w:val="00AE4B9B"/>
    <w:rsid w:val="00AE5C2D"/>
    <w:rsid w:val="00AE60ED"/>
    <w:rsid w:val="00AF091E"/>
    <w:rsid w:val="00AF10D3"/>
    <w:rsid w:val="00AF1851"/>
    <w:rsid w:val="00AF2FFE"/>
    <w:rsid w:val="00AF300E"/>
    <w:rsid w:val="00AF4B85"/>
    <w:rsid w:val="00AF5480"/>
    <w:rsid w:val="00AF67F7"/>
    <w:rsid w:val="00AF698B"/>
    <w:rsid w:val="00B004B6"/>
    <w:rsid w:val="00B01439"/>
    <w:rsid w:val="00B04598"/>
    <w:rsid w:val="00B045BD"/>
    <w:rsid w:val="00B045F5"/>
    <w:rsid w:val="00B0479F"/>
    <w:rsid w:val="00B04D60"/>
    <w:rsid w:val="00B04DCA"/>
    <w:rsid w:val="00B063B1"/>
    <w:rsid w:val="00B066AE"/>
    <w:rsid w:val="00B125C1"/>
    <w:rsid w:val="00B12AEE"/>
    <w:rsid w:val="00B1370C"/>
    <w:rsid w:val="00B13E3C"/>
    <w:rsid w:val="00B145CA"/>
    <w:rsid w:val="00B14711"/>
    <w:rsid w:val="00B154B7"/>
    <w:rsid w:val="00B160CE"/>
    <w:rsid w:val="00B16C13"/>
    <w:rsid w:val="00B16D01"/>
    <w:rsid w:val="00B1754D"/>
    <w:rsid w:val="00B17D09"/>
    <w:rsid w:val="00B20211"/>
    <w:rsid w:val="00B2102F"/>
    <w:rsid w:val="00B211A1"/>
    <w:rsid w:val="00B21D21"/>
    <w:rsid w:val="00B21DBF"/>
    <w:rsid w:val="00B22ACD"/>
    <w:rsid w:val="00B238C4"/>
    <w:rsid w:val="00B23DE0"/>
    <w:rsid w:val="00B2580F"/>
    <w:rsid w:val="00B25907"/>
    <w:rsid w:val="00B25A7A"/>
    <w:rsid w:val="00B25ADD"/>
    <w:rsid w:val="00B25B79"/>
    <w:rsid w:val="00B27715"/>
    <w:rsid w:val="00B305C8"/>
    <w:rsid w:val="00B308A3"/>
    <w:rsid w:val="00B3249E"/>
    <w:rsid w:val="00B32FA7"/>
    <w:rsid w:val="00B33382"/>
    <w:rsid w:val="00B33737"/>
    <w:rsid w:val="00B345DE"/>
    <w:rsid w:val="00B34BD1"/>
    <w:rsid w:val="00B34C91"/>
    <w:rsid w:val="00B3696E"/>
    <w:rsid w:val="00B4062B"/>
    <w:rsid w:val="00B407CA"/>
    <w:rsid w:val="00B40C80"/>
    <w:rsid w:val="00B42EC3"/>
    <w:rsid w:val="00B42EF1"/>
    <w:rsid w:val="00B44D03"/>
    <w:rsid w:val="00B45DFE"/>
    <w:rsid w:val="00B461BF"/>
    <w:rsid w:val="00B46FC0"/>
    <w:rsid w:val="00B47779"/>
    <w:rsid w:val="00B500FB"/>
    <w:rsid w:val="00B50546"/>
    <w:rsid w:val="00B5059B"/>
    <w:rsid w:val="00B51480"/>
    <w:rsid w:val="00B5209C"/>
    <w:rsid w:val="00B540FC"/>
    <w:rsid w:val="00B54195"/>
    <w:rsid w:val="00B54DB1"/>
    <w:rsid w:val="00B55372"/>
    <w:rsid w:val="00B56AB6"/>
    <w:rsid w:val="00B57FBF"/>
    <w:rsid w:val="00B613E5"/>
    <w:rsid w:val="00B628A8"/>
    <w:rsid w:val="00B63452"/>
    <w:rsid w:val="00B634E8"/>
    <w:rsid w:val="00B63959"/>
    <w:rsid w:val="00B63C30"/>
    <w:rsid w:val="00B63FE3"/>
    <w:rsid w:val="00B64C4B"/>
    <w:rsid w:val="00B64D67"/>
    <w:rsid w:val="00B65C7C"/>
    <w:rsid w:val="00B66A2D"/>
    <w:rsid w:val="00B67D9C"/>
    <w:rsid w:val="00B67E27"/>
    <w:rsid w:val="00B70118"/>
    <w:rsid w:val="00B70D04"/>
    <w:rsid w:val="00B72701"/>
    <w:rsid w:val="00B732A0"/>
    <w:rsid w:val="00B74825"/>
    <w:rsid w:val="00B75C20"/>
    <w:rsid w:val="00B76B7A"/>
    <w:rsid w:val="00B77B8E"/>
    <w:rsid w:val="00B80775"/>
    <w:rsid w:val="00B8178B"/>
    <w:rsid w:val="00B8183C"/>
    <w:rsid w:val="00B81AE9"/>
    <w:rsid w:val="00B83772"/>
    <w:rsid w:val="00B840E4"/>
    <w:rsid w:val="00B8449A"/>
    <w:rsid w:val="00B8484A"/>
    <w:rsid w:val="00B84B52"/>
    <w:rsid w:val="00B8715A"/>
    <w:rsid w:val="00B874BE"/>
    <w:rsid w:val="00B901A5"/>
    <w:rsid w:val="00B91CE1"/>
    <w:rsid w:val="00B9260D"/>
    <w:rsid w:val="00B92925"/>
    <w:rsid w:val="00B936F7"/>
    <w:rsid w:val="00B93DF4"/>
    <w:rsid w:val="00B944CE"/>
    <w:rsid w:val="00B956BA"/>
    <w:rsid w:val="00B95BF6"/>
    <w:rsid w:val="00B96094"/>
    <w:rsid w:val="00BA00CD"/>
    <w:rsid w:val="00BA029F"/>
    <w:rsid w:val="00BA0416"/>
    <w:rsid w:val="00BA064A"/>
    <w:rsid w:val="00BA0D23"/>
    <w:rsid w:val="00BA36FF"/>
    <w:rsid w:val="00BA4680"/>
    <w:rsid w:val="00BA556F"/>
    <w:rsid w:val="00BA6022"/>
    <w:rsid w:val="00BA72FE"/>
    <w:rsid w:val="00BA73CF"/>
    <w:rsid w:val="00BA7405"/>
    <w:rsid w:val="00BB069C"/>
    <w:rsid w:val="00BB07EC"/>
    <w:rsid w:val="00BB20F5"/>
    <w:rsid w:val="00BB25E1"/>
    <w:rsid w:val="00BB2E03"/>
    <w:rsid w:val="00BB3D82"/>
    <w:rsid w:val="00BB6119"/>
    <w:rsid w:val="00BB6275"/>
    <w:rsid w:val="00BB7E42"/>
    <w:rsid w:val="00BC050E"/>
    <w:rsid w:val="00BC1631"/>
    <w:rsid w:val="00BC1896"/>
    <w:rsid w:val="00BC1F0D"/>
    <w:rsid w:val="00BC3D22"/>
    <w:rsid w:val="00BC412C"/>
    <w:rsid w:val="00BC454C"/>
    <w:rsid w:val="00BC4827"/>
    <w:rsid w:val="00BC4B2D"/>
    <w:rsid w:val="00BC5241"/>
    <w:rsid w:val="00BC62BB"/>
    <w:rsid w:val="00BC7AC0"/>
    <w:rsid w:val="00BD031F"/>
    <w:rsid w:val="00BD0639"/>
    <w:rsid w:val="00BD1029"/>
    <w:rsid w:val="00BD2D00"/>
    <w:rsid w:val="00BD323B"/>
    <w:rsid w:val="00BD3673"/>
    <w:rsid w:val="00BD3A59"/>
    <w:rsid w:val="00BD4435"/>
    <w:rsid w:val="00BD5689"/>
    <w:rsid w:val="00BD6442"/>
    <w:rsid w:val="00BE1CE6"/>
    <w:rsid w:val="00BE1D17"/>
    <w:rsid w:val="00BE1F68"/>
    <w:rsid w:val="00BE2C80"/>
    <w:rsid w:val="00BE3427"/>
    <w:rsid w:val="00BE37A6"/>
    <w:rsid w:val="00BE4AEF"/>
    <w:rsid w:val="00BE4E3E"/>
    <w:rsid w:val="00BE5666"/>
    <w:rsid w:val="00BE5753"/>
    <w:rsid w:val="00BE60BB"/>
    <w:rsid w:val="00BE737B"/>
    <w:rsid w:val="00BF0EB7"/>
    <w:rsid w:val="00BF1676"/>
    <w:rsid w:val="00BF2279"/>
    <w:rsid w:val="00BF38A0"/>
    <w:rsid w:val="00BF4DB4"/>
    <w:rsid w:val="00BF7088"/>
    <w:rsid w:val="00BF7930"/>
    <w:rsid w:val="00C003DE"/>
    <w:rsid w:val="00C01ED3"/>
    <w:rsid w:val="00C047E1"/>
    <w:rsid w:val="00C05212"/>
    <w:rsid w:val="00C0593D"/>
    <w:rsid w:val="00C0616F"/>
    <w:rsid w:val="00C062BC"/>
    <w:rsid w:val="00C117E7"/>
    <w:rsid w:val="00C11E15"/>
    <w:rsid w:val="00C12BC2"/>
    <w:rsid w:val="00C12DAF"/>
    <w:rsid w:val="00C13361"/>
    <w:rsid w:val="00C135F2"/>
    <w:rsid w:val="00C13693"/>
    <w:rsid w:val="00C14B16"/>
    <w:rsid w:val="00C17134"/>
    <w:rsid w:val="00C17B62"/>
    <w:rsid w:val="00C207EE"/>
    <w:rsid w:val="00C213CB"/>
    <w:rsid w:val="00C22774"/>
    <w:rsid w:val="00C23038"/>
    <w:rsid w:val="00C2451C"/>
    <w:rsid w:val="00C247DE"/>
    <w:rsid w:val="00C25E02"/>
    <w:rsid w:val="00C265A1"/>
    <w:rsid w:val="00C266CF"/>
    <w:rsid w:val="00C27344"/>
    <w:rsid w:val="00C27D12"/>
    <w:rsid w:val="00C305C7"/>
    <w:rsid w:val="00C307F1"/>
    <w:rsid w:val="00C31877"/>
    <w:rsid w:val="00C31F01"/>
    <w:rsid w:val="00C323C9"/>
    <w:rsid w:val="00C33C00"/>
    <w:rsid w:val="00C33E5F"/>
    <w:rsid w:val="00C33E91"/>
    <w:rsid w:val="00C33FC2"/>
    <w:rsid w:val="00C342F3"/>
    <w:rsid w:val="00C35054"/>
    <w:rsid w:val="00C354B4"/>
    <w:rsid w:val="00C36E26"/>
    <w:rsid w:val="00C36F0A"/>
    <w:rsid w:val="00C37A53"/>
    <w:rsid w:val="00C40F8D"/>
    <w:rsid w:val="00C41893"/>
    <w:rsid w:val="00C42EBE"/>
    <w:rsid w:val="00C43432"/>
    <w:rsid w:val="00C4394B"/>
    <w:rsid w:val="00C459B8"/>
    <w:rsid w:val="00C45A19"/>
    <w:rsid w:val="00C45CAD"/>
    <w:rsid w:val="00C4741E"/>
    <w:rsid w:val="00C5032D"/>
    <w:rsid w:val="00C5069F"/>
    <w:rsid w:val="00C5075A"/>
    <w:rsid w:val="00C517FA"/>
    <w:rsid w:val="00C538F5"/>
    <w:rsid w:val="00C555A9"/>
    <w:rsid w:val="00C5649A"/>
    <w:rsid w:val="00C56816"/>
    <w:rsid w:val="00C57FD8"/>
    <w:rsid w:val="00C57FE8"/>
    <w:rsid w:val="00C60641"/>
    <w:rsid w:val="00C60BDF"/>
    <w:rsid w:val="00C629BE"/>
    <w:rsid w:val="00C62ABD"/>
    <w:rsid w:val="00C62CFB"/>
    <w:rsid w:val="00C633FE"/>
    <w:rsid w:val="00C641E5"/>
    <w:rsid w:val="00C65385"/>
    <w:rsid w:val="00C70DEC"/>
    <w:rsid w:val="00C71770"/>
    <w:rsid w:val="00C74249"/>
    <w:rsid w:val="00C74DEE"/>
    <w:rsid w:val="00C75913"/>
    <w:rsid w:val="00C76E6F"/>
    <w:rsid w:val="00C77AED"/>
    <w:rsid w:val="00C77B26"/>
    <w:rsid w:val="00C8013F"/>
    <w:rsid w:val="00C80A30"/>
    <w:rsid w:val="00C81E54"/>
    <w:rsid w:val="00C82D7C"/>
    <w:rsid w:val="00C83BC9"/>
    <w:rsid w:val="00C8425F"/>
    <w:rsid w:val="00C843D2"/>
    <w:rsid w:val="00C849E4"/>
    <w:rsid w:val="00C85290"/>
    <w:rsid w:val="00C852AB"/>
    <w:rsid w:val="00C865F5"/>
    <w:rsid w:val="00C86EBF"/>
    <w:rsid w:val="00C91843"/>
    <w:rsid w:val="00C91F7B"/>
    <w:rsid w:val="00C939C2"/>
    <w:rsid w:val="00C94628"/>
    <w:rsid w:val="00C95B43"/>
    <w:rsid w:val="00C97C51"/>
    <w:rsid w:val="00C97CD6"/>
    <w:rsid w:val="00CA0B10"/>
    <w:rsid w:val="00CA1155"/>
    <w:rsid w:val="00CA3307"/>
    <w:rsid w:val="00CA3337"/>
    <w:rsid w:val="00CA4BDC"/>
    <w:rsid w:val="00CA5170"/>
    <w:rsid w:val="00CA6001"/>
    <w:rsid w:val="00CA631F"/>
    <w:rsid w:val="00CA7044"/>
    <w:rsid w:val="00CA7D5F"/>
    <w:rsid w:val="00CB01D9"/>
    <w:rsid w:val="00CB0BD9"/>
    <w:rsid w:val="00CB10C7"/>
    <w:rsid w:val="00CB1375"/>
    <w:rsid w:val="00CB2DC6"/>
    <w:rsid w:val="00CB2F6D"/>
    <w:rsid w:val="00CB38BF"/>
    <w:rsid w:val="00CB474C"/>
    <w:rsid w:val="00CB4ECF"/>
    <w:rsid w:val="00CB5A1A"/>
    <w:rsid w:val="00CB5F4A"/>
    <w:rsid w:val="00CB6FF9"/>
    <w:rsid w:val="00CC0B73"/>
    <w:rsid w:val="00CC13A0"/>
    <w:rsid w:val="00CC2177"/>
    <w:rsid w:val="00CC2220"/>
    <w:rsid w:val="00CC4226"/>
    <w:rsid w:val="00CC4A92"/>
    <w:rsid w:val="00CC6A0F"/>
    <w:rsid w:val="00CC72ED"/>
    <w:rsid w:val="00CD2406"/>
    <w:rsid w:val="00CD2F44"/>
    <w:rsid w:val="00CD33AF"/>
    <w:rsid w:val="00CD3729"/>
    <w:rsid w:val="00CD434A"/>
    <w:rsid w:val="00CD568C"/>
    <w:rsid w:val="00CD60EB"/>
    <w:rsid w:val="00CD631D"/>
    <w:rsid w:val="00CD652F"/>
    <w:rsid w:val="00CD7599"/>
    <w:rsid w:val="00CE033C"/>
    <w:rsid w:val="00CE07A1"/>
    <w:rsid w:val="00CE1ADB"/>
    <w:rsid w:val="00CE26DA"/>
    <w:rsid w:val="00CE2BB0"/>
    <w:rsid w:val="00CE2DCE"/>
    <w:rsid w:val="00CE2F21"/>
    <w:rsid w:val="00CE5319"/>
    <w:rsid w:val="00CE57B7"/>
    <w:rsid w:val="00CE5E32"/>
    <w:rsid w:val="00CE7CD5"/>
    <w:rsid w:val="00CF045B"/>
    <w:rsid w:val="00CF0C00"/>
    <w:rsid w:val="00CF102D"/>
    <w:rsid w:val="00CF1F8B"/>
    <w:rsid w:val="00CF234F"/>
    <w:rsid w:val="00CF25BE"/>
    <w:rsid w:val="00CF3BAF"/>
    <w:rsid w:val="00CF49F0"/>
    <w:rsid w:val="00CF5801"/>
    <w:rsid w:val="00CF58E9"/>
    <w:rsid w:val="00CF6DAA"/>
    <w:rsid w:val="00CF70A0"/>
    <w:rsid w:val="00CF7F3B"/>
    <w:rsid w:val="00D0254B"/>
    <w:rsid w:val="00D031AB"/>
    <w:rsid w:val="00D031FE"/>
    <w:rsid w:val="00D033A0"/>
    <w:rsid w:val="00D047C8"/>
    <w:rsid w:val="00D05822"/>
    <w:rsid w:val="00D05BE2"/>
    <w:rsid w:val="00D05C91"/>
    <w:rsid w:val="00D069ED"/>
    <w:rsid w:val="00D073FE"/>
    <w:rsid w:val="00D08F77"/>
    <w:rsid w:val="00D128C3"/>
    <w:rsid w:val="00D1367E"/>
    <w:rsid w:val="00D1568C"/>
    <w:rsid w:val="00D15DD1"/>
    <w:rsid w:val="00D172AD"/>
    <w:rsid w:val="00D17465"/>
    <w:rsid w:val="00D20181"/>
    <w:rsid w:val="00D20B12"/>
    <w:rsid w:val="00D20C4D"/>
    <w:rsid w:val="00D20D26"/>
    <w:rsid w:val="00D21457"/>
    <w:rsid w:val="00D2145E"/>
    <w:rsid w:val="00D217BF"/>
    <w:rsid w:val="00D22038"/>
    <w:rsid w:val="00D22CC3"/>
    <w:rsid w:val="00D24BBC"/>
    <w:rsid w:val="00D26CBC"/>
    <w:rsid w:val="00D27290"/>
    <w:rsid w:val="00D30D63"/>
    <w:rsid w:val="00D30D8D"/>
    <w:rsid w:val="00D318FA"/>
    <w:rsid w:val="00D31B2A"/>
    <w:rsid w:val="00D32595"/>
    <w:rsid w:val="00D32A96"/>
    <w:rsid w:val="00D374B4"/>
    <w:rsid w:val="00D403C8"/>
    <w:rsid w:val="00D404B8"/>
    <w:rsid w:val="00D40EF8"/>
    <w:rsid w:val="00D41538"/>
    <w:rsid w:val="00D41B35"/>
    <w:rsid w:val="00D42B39"/>
    <w:rsid w:val="00D441A5"/>
    <w:rsid w:val="00D46CE1"/>
    <w:rsid w:val="00D473C5"/>
    <w:rsid w:val="00D5003C"/>
    <w:rsid w:val="00D52E02"/>
    <w:rsid w:val="00D54405"/>
    <w:rsid w:val="00D55AE8"/>
    <w:rsid w:val="00D56A1D"/>
    <w:rsid w:val="00D6044A"/>
    <w:rsid w:val="00D6251A"/>
    <w:rsid w:val="00D63628"/>
    <w:rsid w:val="00D6515C"/>
    <w:rsid w:val="00D65D56"/>
    <w:rsid w:val="00D663A6"/>
    <w:rsid w:val="00D67B7D"/>
    <w:rsid w:val="00D72A38"/>
    <w:rsid w:val="00D73190"/>
    <w:rsid w:val="00D73E5A"/>
    <w:rsid w:val="00D74086"/>
    <w:rsid w:val="00D7462E"/>
    <w:rsid w:val="00D75117"/>
    <w:rsid w:val="00D754F9"/>
    <w:rsid w:val="00D75AA8"/>
    <w:rsid w:val="00D76280"/>
    <w:rsid w:val="00D76634"/>
    <w:rsid w:val="00D76B6F"/>
    <w:rsid w:val="00D76F08"/>
    <w:rsid w:val="00D77791"/>
    <w:rsid w:val="00D77954"/>
    <w:rsid w:val="00D81A40"/>
    <w:rsid w:val="00D82167"/>
    <w:rsid w:val="00D847E9"/>
    <w:rsid w:val="00D84A3F"/>
    <w:rsid w:val="00D85184"/>
    <w:rsid w:val="00D8582A"/>
    <w:rsid w:val="00D87C78"/>
    <w:rsid w:val="00D90A53"/>
    <w:rsid w:val="00D910CF"/>
    <w:rsid w:val="00D9144E"/>
    <w:rsid w:val="00D9329B"/>
    <w:rsid w:val="00D9417A"/>
    <w:rsid w:val="00D95AA3"/>
    <w:rsid w:val="00D96480"/>
    <w:rsid w:val="00D96B4C"/>
    <w:rsid w:val="00D973C8"/>
    <w:rsid w:val="00DA0310"/>
    <w:rsid w:val="00DA053D"/>
    <w:rsid w:val="00DA086D"/>
    <w:rsid w:val="00DA17A6"/>
    <w:rsid w:val="00DA2057"/>
    <w:rsid w:val="00DA2BA7"/>
    <w:rsid w:val="00DA4C7F"/>
    <w:rsid w:val="00DA777D"/>
    <w:rsid w:val="00DB016F"/>
    <w:rsid w:val="00DB0504"/>
    <w:rsid w:val="00DB077F"/>
    <w:rsid w:val="00DB13E6"/>
    <w:rsid w:val="00DB1A10"/>
    <w:rsid w:val="00DB200A"/>
    <w:rsid w:val="00DB2667"/>
    <w:rsid w:val="00DB477F"/>
    <w:rsid w:val="00DB4F55"/>
    <w:rsid w:val="00DB5FEF"/>
    <w:rsid w:val="00DB7628"/>
    <w:rsid w:val="00DC0F76"/>
    <w:rsid w:val="00DC3A2D"/>
    <w:rsid w:val="00DC5472"/>
    <w:rsid w:val="00DC5DC7"/>
    <w:rsid w:val="00DC65F4"/>
    <w:rsid w:val="00DC6604"/>
    <w:rsid w:val="00DC7320"/>
    <w:rsid w:val="00DD093A"/>
    <w:rsid w:val="00DD137B"/>
    <w:rsid w:val="00DD1BAD"/>
    <w:rsid w:val="00DD2172"/>
    <w:rsid w:val="00DD2E78"/>
    <w:rsid w:val="00DD4F75"/>
    <w:rsid w:val="00DD505C"/>
    <w:rsid w:val="00DD5407"/>
    <w:rsid w:val="00DD6813"/>
    <w:rsid w:val="00DD6EDE"/>
    <w:rsid w:val="00DD6F22"/>
    <w:rsid w:val="00DD7107"/>
    <w:rsid w:val="00DD7EA1"/>
    <w:rsid w:val="00DE0349"/>
    <w:rsid w:val="00DE05BD"/>
    <w:rsid w:val="00DE0944"/>
    <w:rsid w:val="00DE0FE2"/>
    <w:rsid w:val="00DE1F73"/>
    <w:rsid w:val="00DE3697"/>
    <w:rsid w:val="00DE38C7"/>
    <w:rsid w:val="00DE3972"/>
    <w:rsid w:val="00DE4183"/>
    <w:rsid w:val="00DE4689"/>
    <w:rsid w:val="00DE55E3"/>
    <w:rsid w:val="00DE59BC"/>
    <w:rsid w:val="00DE6BD5"/>
    <w:rsid w:val="00DF0909"/>
    <w:rsid w:val="00DF0B16"/>
    <w:rsid w:val="00DF16F7"/>
    <w:rsid w:val="00DF234C"/>
    <w:rsid w:val="00DF3404"/>
    <w:rsid w:val="00DF46B6"/>
    <w:rsid w:val="00DF55A6"/>
    <w:rsid w:val="00DF70E5"/>
    <w:rsid w:val="00DF789B"/>
    <w:rsid w:val="00DF7ABC"/>
    <w:rsid w:val="00DF7E73"/>
    <w:rsid w:val="00E00F03"/>
    <w:rsid w:val="00E01004"/>
    <w:rsid w:val="00E01236"/>
    <w:rsid w:val="00E0132E"/>
    <w:rsid w:val="00E02023"/>
    <w:rsid w:val="00E0553E"/>
    <w:rsid w:val="00E05A98"/>
    <w:rsid w:val="00E10474"/>
    <w:rsid w:val="00E10B37"/>
    <w:rsid w:val="00E10CA3"/>
    <w:rsid w:val="00E13703"/>
    <w:rsid w:val="00E148D7"/>
    <w:rsid w:val="00E15144"/>
    <w:rsid w:val="00E21805"/>
    <w:rsid w:val="00E22F0F"/>
    <w:rsid w:val="00E24A8F"/>
    <w:rsid w:val="00E266D9"/>
    <w:rsid w:val="00E273CC"/>
    <w:rsid w:val="00E2791B"/>
    <w:rsid w:val="00E27982"/>
    <w:rsid w:val="00E27E98"/>
    <w:rsid w:val="00E309F1"/>
    <w:rsid w:val="00E33571"/>
    <w:rsid w:val="00E346AD"/>
    <w:rsid w:val="00E3588E"/>
    <w:rsid w:val="00E35B0A"/>
    <w:rsid w:val="00E36F66"/>
    <w:rsid w:val="00E412B5"/>
    <w:rsid w:val="00E41CF5"/>
    <w:rsid w:val="00E43B71"/>
    <w:rsid w:val="00E45429"/>
    <w:rsid w:val="00E46EBF"/>
    <w:rsid w:val="00E47289"/>
    <w:rsid w:val="00E472E3"/>
    <w:rsid w:val="00E47E62"/>
    <w:rsid w:val="00E512BB"/>
    <w:rsid w:val="00E53869"/>
    <w:rsid w:val="00E550A7"/>
    <w:rsid w:val="00E554F3"/>
    <w:rsid w:val="00E578DC"/>
    <w:rsid w:val="00E614F2"/>
    <w:rsid w:val="00E61A62"/>
    <w:rsid w:val="00E647FD"/>
    <w:rsid w:val="00E70F61"/>
    <w:rsid w:val="00E71547"/>
    <w:rsid w:val="00E71F27"/>
    <w:rsid w:val="00E7200A"/>
    <w:rsid w:val="00E7266B"/>
    <w:rsid w:val="00E7424B"/>
    <w:rsid w:val="00E763CA"/>
    <w:rsid w:val="00E76B70"/>
    <w:rsid w:val="00E76E03"/>
    <w:rsid w:val="00E77B0F"/>
    <w:rsid w:val="00E810A7"/>
    <w:rsid w:val="00E81E40"/>
    <w:rsid w:val="00E82C68"/>
    <w:rsid w:val="00E82D80"/>
    <w:rsid w:val="00E83955"/>
    <w:rsid w:val="00E841FC"/>
    <w:rsid w:val="00E84AE4"/>
    <w:rsid w:val="00E85306"/>
    <w:rsid w:val="00E86A3B"/>
    <w:rsid w:val="00E871D4"/>
    <w:rsid w:val="00E90B38"/>
    <w:rsid w:val="00E90EE9"/>
    <w:rsid w:val="00E9195F"/>
    <w:rsid w:val="00E91ADA"/>
    <w:rsid w:val="00E91C23"/>
    <w:rsid w:val="00E91FCD"/>
    <w:rsid w:val="00E92551"/>
    <w:rsid w:val="00E96A37"/>
    <w:rsid w:val="00E96ADA"/>
    <w:rsid w:val="00E97D0F"/>
    <w:rsid w:val="00EA1188"/>
    <w:rsid w:val="00EA18A8"/>
    <w:rsid w:val="00EA1AE2"/>
    <w:rsid w:val="00EA35D3"/>
    <w:rsid w:val="00EA3A39"/>
    <w:rsid w:val="00EA3FE6"/>
    <w:rsid w:val="00EA4918"/>
    <w:rsid w:val="00EA5468"/>
    <w:rsid w:val="00EA7B54"/>
    <w:rsid w:val="00EB297E"/>
    <w:rsid w:val="00EB4190"/>
    <w:rsid w:val="00EB6614"/>
    <w:rsid w:val="00EB688F"/>
    <w:rsid w:val="00EB76E1"/>
    <w:rsid w:val="00EC047C"/>
    <w:rsid w:val="00EC067D"/>
    <w:rsid w:val="00EC0765"/>
    <w:rsid w:val="00EC255E"/>
    <w:rsid w:val="00EC2821"/>
    <w:rsid w:val="00EC3360"/>
    <w:rsid w:val="00EC3BDB"/>
    <w:rsid w:val="00EC4650"/>
    <w:rsid w:val="00EC56B9"/>
    <w:rsid w:val="00EC5ACE"/>
    <w:rsid w:val="00EC5DE5"/>
    <w:rsid w:val="00EC6199"/>
    <w:rsid w:val="00EC69EB"/>
    <w:rsid w:val="00EC6F2A"/>
    <w:rsid w:val="00ED0310"/>
    <w:rsid w:val="00ED08E8"/>
    <w:rsid w:val="00ED2535"/>
    <w:rsid w:val="00ED2762"/>
    <w:rsid w:val="00ED27C9"/>
    <w:rsid w:val="00ED2CE4"/>
    <w:rsid w:val="00ED307E"/>
    <w:rsid w:val="00ED3988"/>
    <w:rsid w:val="00ED3B71"/>
    <w:rsid w:val="00ED45C6"/>
    <w:rsid w:val="00ED46B0"/>
    <w:rsid w:val="00ED5F7E"/>
    <w:rsid w:val="00ED61FA"/>
    <w:rsid w:val="00ED6B25"/>
    <w:rsid w:val="00ED7103"/>
    <w:rsid w:val="00ED7720"/>
    <w:rsid w:val="00ED7FD9"/>
    <w:rsid w:val="00EE04CC"/>
    <w:rsid w:val="00EE081F"/>
    <w:rsid w:val="00EE158E"/>
    <w:rsid w:val="00EE183F"/>
    <w:rsid w:val="00EE268F"/>
    <w:rsid w:val="00EE2700"/>
    <w:rsid w:val="00EE2CE3"/>
    <w:rsid w:val="00EE3201"/>
    <w:rsid w:val="00EE4AA5"/>
    <w:rsid w:val="00EE580B"/>
    <w:rsid w:val="00EE62FE"/>
    <w:rsid w:val="00EE7A94"/>
    <w:rsid w:val="00EF0B30"/>
    <w:rsid w:val="00EF149C"/>
    <w:rsid w:val="00EF176C"/>
    <w:rsid w:val="00EF3A34"/>
    <w:rsid w:val="00EF3DC1"/>
    <w:rsid w:val="00EF4BEA"/>
    <w:rsid w:val="00EF5243"/>
    <w:rsid w:val="00EF5C15"/>
    <w:rsid w:val="00EF5CF6"/>
    <w:rsid w:val="00EF60ED"/>
    <w:rsid w:val="00EF6322"/>
    <w:rsid w:val="00EF64D0"/>
    <w:rsid w:val="00EF7FEE"/>
    <w:rsid w:val="00F01938"/>
    <w:rsid w:val="00F03248"/>
    <w:rsid w:val="00F041A0"/>
    <w:rsid w:val="00F04490"/>
    <w:rsid w:val="00F056A7"/>
    <w:rsid w:val="00F05993"/>
    <w:rsid w:val="00F05A21"/>
    <w:rsid w:val="00F061D6"/>
    <w:rsid w:val="00F07537"/>
    <w:rsid w:val="00F07766"/>
    <w:rsid w:val="00F077CF"/>
    <w:rsid w:val="00F131F4"/>
    <w:rsid w:val="00F14218"/>
    <w:rsid w:val="00F146F7"/>
    <w:rsid w:val="00F1594B"/>
    <w:rsid w:val="00F167B2"/>
    <w:rsid w:val="00F176A9"/>
    <w:rsid w:val="00F17954"/>
    <w:rsid w:val="00F17ADD"/>
    <w:rsid w:val="00F20F75"/>
    <w:rsid w:val="00F21075"/>
    <w:rsid w:val="00F212DF"/>
    <w:rsid w:val="00F2176E"/>
    <w:rsid w:val="00F22B3F"/>
    <w:rsid w:val="00F24B80"/>
    <w:rsid w:val="00F24D8B"/>
    <w:rsid w:val="00F25C6E"/>
    <w:rsid w:val="00F2798F"/>
    <w:rsid w:val="00F30921"/>
    <w:rsid w:val="00F31721"/>
    <w:rsid w:val="00F31ACD"/>
    <w:rsid w:val="00F32D2A"/>
    <w:rsid w:val="00F34ABC"/>
    <w:rsid w:val="00F3568F"/>
    <w:rsid w:val="00F35F65"/>
    <w:rsid w:val="00F36D71"/>
    <w:rsid w:val="00F376F9"/>
    <w:rsid w:val="00F37C86"/>
    <w:rsid w:val="00F401E8"/>
    <w:rsid w:val="00F405BC"/>
    <w:rsid w:val="00F40765"/>
    <w:rsid w:val="00F417C4"/>
    <w:rsid w:val="00F41BD5"/>
    <w:rsid w:val="00F43109"/>
    <w:rsid w:val="00F43376"/>
    <w:rsid w:val="00F441E7"/>
    <w:rsid w:val="00F4442F"/>
    <w:rsid w:val="00F46190"/>
    <w:rsid w:val="00F46D69"/>
    <w:rsid w:val="00F4747A"/>
    <w:rsid w:val="00F52C09"/>
    <w:rsid w:val="00F5328E"/>
    <w:rsid w:val="00F533E2"/>
    <w:rsid w:val="00F55864"/>
    <w:rsid w:val="00F561F7"/>
    <w:rsid w:val="00F5709E"/>
    <w:rsid w:val="00F574AB"/>
    <w:rsid w:val="00F57610"/>
    <w:rsid w:val="00F578A9"/>
    <w:rsid w:val="00F579C0"/>
    <w:rsid w:val="00F57C95"/>
    <w:rsid w:val="00F60BE3"/>
    <w:rsid w:val="00F610D5"/>
    <w:rsid w:val="00F62A3F"/>
    <w:rsid w:val="00F6332C"/>
    <w:rsid w:val="00F64DBB"/>
    <w:rsid w:val="00F65156"/>
    <w:rsid w:val="00F66159"/>
    <w:rsid w:val="00F6735F"/>
    <w:rsid w:val="00F673BB"/>
    <w:rsid w:val="00F71B70"/>
    <w:rsid w:val="00F729AB"/>
    <w:rsid w:val="00F72F73"/>
    <w:rsid w:val="00F73ADB"/>
    <w:rsid w:val="00F73CA5"/>
    <w:rsid w:val="00F7621E"/>
    <w:rsid w:val="00F770A2"/>
    <w:rsid w:val="00F8028E"/>
    <w:rsid w:val="00F805FB"/>
    <w:rsid w:val="00F80D31"/>
    <w:rsid w:val="00F8211E"/>
    <w:rsid w:val="00F827AF"/>
    <w:rsid w:val="00F827BF"/>
    <w:rsid w:val="00F830D7"/>
    <w:rsid w:val="00F84741"/>
    <w:rsid w:val="00F84B30"/>
    <w:rsid w:val="00F85005"/>
    <w:rsid w:val="00F858FE"/>
    <w:rsid w:val="00F86137"/>
    <w:rsid w:val="00F8658D"/>
    <w:rsid w:val="00F8787D"/>
    <w:rsid w:val="00F87BE2"/>
    <w:rsid w:val="00F90027"/>
    <w:rsid w:val="00F90B88"/>
    <w:rsid w:val="00F92E2C"/>
    <w:rsid w:val="00F93674"/>
    <w:rsid w:val="00F94F68"/>
    <w:rsid w:val="00F955F6"/>
    <w:rsid w:val="00F958A5"/>
    <w:rsid w:val="00F95C52"/>
    <w:rsid w:val="00F96A4C"/>
    <w:rsid w:val="00F977B7"/>
    <w:rsid w:val="00F97A2A"/>
    <w:rsid w:val="00F97EFE"/>
    <w:rsid w:val="00FA051E"/>
    <w:rsid w:val="00FA1141"/>
    <w:rsid w:val="00FA1B77"/>
    <w:rsid w:val="00FA2006"/>
    <w:rsid w:val="00FA2463"/>
    <w:rsid w:val="00FA2E2E"/>
    <w:rsid w:val="00FA530C"/>
    <w:rsid w:val="00FB015D"/>
    <w:rsid w:val="00FB0852"/>
    <w:rsid w:val="00FB086E"/>
    <w:rsid w:val="00FB0E40"/>
    <w:rsid w:val="00FB1CD8"/>
    <w:rsid w:val="00FB240C"/>
    <w:rsid w:val="00FB3305"/>
    <w:rsid w:val="00FB3708"/>
    <w:rsid w:val="00FB3EB2"/>
    <w:rsid w:val="00FB42C7"/>
    <w:rsid w:val="00FB45D3"/>
    <w:rsid w:val="00FB4950"/>
    <w:rsid w:val="00FB497B"/>
    <w:rsid w:val="00FB4B29"/>
    <w:rsid w:val="00FB4CC2"/>
    <w:rsid w:val="00FB60FF"/>
    <w:rsid w:val="00FB6335"/>
    <w:rsid w:val="00FB698D"/>
    <w:rsid w:val="00FC3017"/>
    <w:rsid w:val="00FC4641"/>
    <w:rsid w:val="00FC5904"/>
    <w:rsid w:val="00FC5DFE"/>
    <w:rsid w:val="00FC7623"/>
    <w:rsid w:val="00FC7B6C"/>
    <w:rsid w:val="00FD01CA"/>
    <w:rsid w:val="00FD036B"/>
    <w:rsid w:val="00FD08B2"/>
    <w:rsid w:val="00FD285C"/>
    <w:rsid w:val="00FD286D"/>
    <w:rsid w:val="00FD4CFE"/>
    <w:rsid w:val="00FD515C"/>
    <w:rsid w:val="00FD6605"/>
    <w:rsid w:val="00FD6E0C"/>
    <w:rsid w:val="00FD7472"/>
    <w:rsid w:val="00FD74AF"/>
    <w:rsid w:val="00FD74FF"/>
    <w:rsid w:val="00FE09C3"/>
    <w:rsid w:val="00FE1014"/>
    <w:rsid w:val="00FE103D"/>
    <w:rsid w:val="00FE140B"/>
    <w:rsid w:val="00FE1C10"/>
    <w:rsid w:val="00FE20A5"/>
    <w:rsid w:val="00FE2B5B"/>
    <w:rsid w:val="00FE2DEA"/>
    <w:rsid w:val="00FE32CC"/>
    <w:rsid w:val="00FE5E99"/>
    <w:rsid w:val="00FE6100"/>
    <w:rsid w:val="00FE6D35"/>
    <w:rsid w:val="00FE72D0"/>
    <w:rsid w:val="00FF15B6"/>
    <w:rsid w:val="00FF2CC8"/>
    <w:rsid w:val="00FF5B64"/>
    <w:rsid w:val="0168708D"/>
    <w:rsid w:val="01B762EF"/>
    <w:rsid w:val="01D32A48"/>
    <w:rsid w:val="02055F9E"/>
    <w:rsid w:val="022012C9"/>
    <w:rsid w:val="02372364"/>
    <w:rsid w:val="02753880"/>
    <w:rsid w:val="02788BF2"/>
    <w:rsid w:val="0284C938"/>
    <w:rsid w:val="02A1D268"/>
    <w:rsid w:val="032C13FB"/>
    <w:rsid w:val="03692927"/>
    <w:rsid w:val="037069A7"/>
    <w:rsid w:val="046DD09F"/>
    <w:rsid w:val="047F3BBA"/>
    <w:rsid w:val="04C479CE"/>
    <w:rsid w:val="05858742"/>
    <w:rsid w:val="059CD57D"/>
    <w:rsid w:val="059D6B0A"/>
    <w:rsid w:val="05D4B88A"/>
    <w:rsid w:val="06316D69"/>
    <w:rsid w:val="0696FC79"/>
    <w:rsid w:val="06982685"/>
    <w:rsid w:val="07048AAE"/>
    <w:rsid w:val="071865B0"/>
    <w:rsid w:val="0761B4A0"/>
    <w:rsid w:val="07638E25"/>
    <w:rsid w:val="07906653"/>
    <w:rsid w:val="07C8E9EA"/>
    <w:rsid w:val="07F162ED"/>
    <w:rsid w:val="0821E710"/>
    <w:rsid w:val="0890F7A8"/>
    <w:rsid w:val="08AEB6D5"/>
    <w:rsid w:val="08DE70ED"/>
    <w:rsid w:val="08EED5E6"/>
    <w:rsid w:val="0912EF43"/>
    <w:rsid w:val="0915640F"/>
    <w:rsid w:val="091F0278"/>
    <w:rsid w:val="094E3B87"/>
    <w:rsid w:val="099BFCBF"/>
    <w:rsid w:val="09BAB706"/>
    <w:rsid w:val="09D17B3B"/>
    <w:rsid w:val="09D8B73B"/>
    <w:rsid w:val="0A0653A1"/>
    <w:rsid w:val="0A07114A"/>
    <w:rsid w:val="0A0CD69D"/>
    <w:rsid w:val="0A28D310"/>
    <w:rsid w:val="0A3AEFF8"/>
    <w:rsid w:val="0A6F20A0"/>
    <w:rsid w:val="0A6FE96C"/>
    <w:rsid w:val="0A8F838A"/>
    <w:rsid w:val="0A929DDE"/>
    <w:rsid w:val="0A94F413"/>
    <w:rsid w:val="0AA43DF9"/>
    <w:rsid w:val="0ABC801F"/>
    <w:rsid w:val="0ACA4DE8"/>
    <w:rsid w:val="0B1DC41C"/>
    <w:rsid w:val="0C11F5C9"/>
    <w:rsid w:val="0C2B2A07"/>
    <w:rsid w:val="0C4969CD"/>
    <w:rsid w:val="0C5BF1AB"/>
    <w:rsid w:val="0C85E9C1"/>
    <w:rsid w:val="0CA520AC"/>
    <w:rsid w:val="0CE6C8AC"/>
    <w:rsid w:val="0D19A1CB"/>
    <w:rsid w:val="0D905DD7"/>
    <w:rsid w:val="0DFE5781"/>
    <w:rsid w:val="0E10E2B5"/>
    <w:rsid w:val="0E829479"/>
    <w:rsid w:val="0EACD2E2"/>
    <w:rsid w:val="0ECE9C30"/>
    <w:rsid w:val="0F106693"/>
    <w:rsid w:val="0F24EBD1"/>
    <w:rsid w:val="0F26CC9A"/>
    <w:rsid w:val="1025C698"/>
    <w:rsid w:val="104089FB"/>
    <w:rsid w:val="10A01C21"/>
    <w:rsid w:val="10CAB2F5"/>
    <w:rsid w:val="11053883"/>
    <w:rsid w:val="111C44A9"/>
    <w:rsid w:val="11C538D6"/>
    <w:rsid w:val="11D81307"/>
    <w:rsid w:val="11E459DD"/>
    <w:rsid w:val="1228E970"/>
    <w:rsid w:val="12A3CFCA"/>
    <w:rsid w:val="130AC61B"/>
    <w:rsid w:val="133C8075"/>
    <w:rsid w:val="13460A1C"/>
    <w:rsid w:val="13581A42"/>
    <w:rsid w:val="1362685A"/>
    <w:rsid w:val="138260A7"/>
    <w:rsid w:val="1388DAC7"/>
    <w:rsid w:val="13CE4558"/>
    <w:rsid w:val="1443347F"/>
    <w:rsid w:val="146647AD"/>
    <w:rsid w:val="14AC49DF"/>
    <w:rsid w:val="14C796E3"/>
    <w:rsid w:val="15326915"/>
    <w:rsid w:val="1540F10F"/>
    <w:rsid w:val="15605705"/>
    <w:rsid w:val="163FFA2C"/>
    <w:rsid w:val="169A2285"/>
    <w:rsid w:val="16F106CA"/>
    <w:rsid w:val="170DB755"/>
    <w:rsid w:val="182E7B76"/>
    <w:rsid w:val="185346EF"/>
    <w:rsid w:val="18B5A226"/>
    <w:rsid w:val="18C6A3C1"/>
    <w:rsid w:val="18D6CB27"/>
    <w:rsid w:val="18EF3143"/>
    <w:rsid w:val="18F5F67C"/>
    <w:rsid w:val="192FFE51"/>
    <w:rsid w:val="195DCCF4"/>
    <w:rsid w:val="198F11B6"/>
    <w:rsid w:val="1A7FE3FE"/>
    <w:rsid w:val="1A86D921"/>
    <w:rsid w:val="1B4AC739"/>
    <w:rsid w:val="1B566A22"/>
    <w:rsid w:val="1B687FE6"/>
    <w:rsid w:val="1B76D4D5"/>
    <w:rsid w:val="1B8B9C0C"/>
    <w:rsid w:val="1B99C55B"/>
    <w:rsid w:val="1B9AA72B"/>
    <w:rsid w:val="1BC97091"/>
    <w:rsid w:val="1BEB2C22"/>
    <w:rsid w:val="1C511CC5"/>
    <w:rsid w:val="1C5B2A9B"/>
    <w:rsid w:val="1C8D8AA3"/>
    <w:rsid w:val="1CA5A2AC"/>
    <w:rsid w:val="1CB59E4C"/>
    <w:rsid w:val="1CBCE927"/>
    <w:rsid w:val="1CE4077F"/>
    <w:rsid w:val="1CF66539"/>
    <w:rsid w:val="1D529F27"/>
    <w:rsid w:val="1E0984AC"/>
    <w:rsid w:val="1E17C643"/>
    <w:rsid w:val="1E22298C"/>
    <w:rsid w:val="1E341D7C"/>
    <w:rsid w:val="1E501E73"/>
    <w:rsid w:val="1E6DEACA"/>
    <w:rsid w:val="1EB0101E"/>
    <w:rsid w:val="1ECF7456"/>
    <w:rsid w:val="1EE2B4CD"/>
    <w:rsid w:val="1F722551"/>
    <w:rsid w:val="1F7784CA"/>
    <w:rsid w:val="1F8042D6"/>
    <w:rsid w:val="1F865586"/>
    <w:rsid w:val="1F996422"/>
    <w:rsid w:val="205C26D6"/>
    <w:rsid w:val="20B2EBE7"/>
    <w:rsid w:val="20C5C512"/>
    <w:rsid w:val="20CE4977"/>
    <w:rsid w:val="2101F46F"/>
    <w:rsid w:val="217C2135"/>
    <w:rsid w:val="21BA44C6"/>
    <w:rsid w:val="21CEBCD7"/>
    <w:rsid w:val="221162CD"/>
    <w:rsid w:val="2275DC87"/>
    <w:rsid w:val="22CFAA31"/>
    <w:rsid w:val="2349595A"/>
    <w:rsid w:val="2357469D"/>
    <w:rsid w:val="23583E35"/>
    <w:rsid w:val="23A7D734"/>
    <w:rsid w:val="23C988F3"/>
    <w:rsid w:val="23F55176"/>
    <w:rsid w:val="2417AB89"/>
    <w:rsid w:val="2493E4BC"/>
    <w:rsid w:val="2606A805"/>
    <w:rsid w:val="26338A10"/>
    <w:rsid w:val="264C9F06"/>
    <w:rsid w:val="26591227"/>
    <w:rsid w:val="26F96FA4"/>
    <w:rsid w:val="270BA9BE"/>
    <w:rsid w:val="272F488D"/>
    <w:rsid w:val="2751932A"/>
    <w:rsid w:val="279C6268"/>
    <w:rsid w:val="27D2BC17"/>
    <w:rsid w:val="27E5F359"/>
    <w:rsid w:val="27EBDC7E"/>
    <w:rsid w:val="27F9B1AC"/>
    <w:rsid w:val="28824E2D"/>
    <w:rsid w:val="28BF8F4B"/>
    <w:rsid w:val="29168145"/>
    <w:rsid w:val="292E0F67"/>
    <w:rsid w:val="29412E4B"/>
    <w:rsid w:val="29BA2DFA"/>
    <w:rsid w:val="29C92EB0"/>
    <w:rsid w:val="29F16BD2"/>
    <w:rsid w:val="2A41F004"/>
    <w:rsid w:val="2A4A8F36"/>
    <w:rsid w:val="2AE3DAA0"/>
    <w:rsid w:val="2AEC1D3B"/>
    <w:rsid w:val="2B77F53C"/>
    <w:rsid w:val="2B7F77F1"/>
    <w:rsid w:val="2B8862AF"/>
    <w:rsid w:val="2BA67028"/>
    <w:rsid w:val="2BAF9537"/>
    <w:rsid w:val="2BBFF9EE"/>
    <w:rsid w:val="2BC9D726"/>
    <w:rsid w:val="2BDE1D31"/>
    <w:rsid w:val="2BF410E6"/>
    <w:rsid w:val="2C75F3EC"/>
    <w:rsid w:val="2CA22FB7"/>
    <w:rsid w:val="2CB195D7"/>
    <w:rsid w:val="2CDC321A"/>
    <w:rsid w:val="2CEE8EEB"/>
    <w:rsid w:val="2CF889FA"/>
    <w:rsid w:val="2CFF5C6B"/>
    <w:rsid w:val="2D0A0D1A"/>
    <w:rsid w:val="2D4D50AC"/>
    <w:rsid w:val="2D4E6671"/>
    <w:rsid w:val="2D9D470D"/>
    <w:rsid w:val="2DF27D19"/>
    <w:rsid w:val="2E3C56E8"/>
    <w:rsid w:val="2E3F2E98"/>
    <w:rsid w:val="2E62CB32"/>
    <w:rsid w:val="2E7B1103"/>
    <w:rsid w:val="2ECB5972"/>
    <w:rsid w:val="2EFF3C27"/>
    <w:rsid w:val="2F0FA07B"/>
    <w:rsid w:val="2F383F54"/>
    <w:rsid w:val="2F4E7679"/>
    <w:rsid w:val="2F58898E"/>
    <w:rsid w:val="2F616F00"/>
    <w:rsid w:val="2F6466A2"/>
    <w:rsid w:val="2F720D33"/>
    <w:rsid w:val="2F799D5A"/>
    <w:rsid w:val="2F87B8E3"/>
    <w:rsid w:val="306FE4F9"/>
    <w:rsid w:val="309E9500"/>
    <w:rsid w:val="309F102B"/>
    <w:rsid w:val="30C62CED"/>
    <w:rsid w:val="30D2EF36"/>
    <w:rsid w:val="31026082"/>
    <w:rsid w:val="3105857C"/>
    <w:rsid w:val="3140F3EB"/>
    <w:rsid w:val="3144680F"/>
    <w:rsid w:val="3154D5C6"/>
    <w:rsid w:val="31593933"/>
    <w:rsid w:val="31B251E4"/>
    <w:rsid w:val="31FC0064"/>
    <w:rsid w:val="32048D42"/>
    <w:rsid w:val="3225E6DF"/>
    <w:rsid w:val="32499ED5"/>
    <w:rsid w:val="3253FD07"/>
    <w:rsid w:val="32724306"/>
    <w:rsid w:val="32AC94E8"/>
    <w:rsid w:val="334F6820"/>
    <w:rsid w:val="3385308F"/>
    <w:rsid w:val="33C7A7D7"/>
    <w:rsid w:val="33CE8A4A"/>
    <w:rsid w:val="34159C33"/>
    <w:rsid w:val="344C35E0"/>
    <w:rsid w:val="345B3505"/>
    <w:rsid w:val="348A9CA9"/>
    <w:rsid w:val="3493DEA9"/>
    <w:rsid w:val="34958647"/>
    <w:rsid w:val="34F4B774"/>
    <w:rsid w:val="35002906"/>
    <w:rsid w:val="352EC342"/>
    <w:rsid w:val="35485CAC"/>
    <w:rsid w:val="3565BF6A"/>
    <w:rsid w:val="357C73F1"/>
    <w:rsid w:val="35883E0B"/>
    <w:rsid w:val="3593D21E"/>
    <w:rsid w:val="363383C5"/>
    <w:rsid w:val="365BFDAF"/>
    <w:rsid w:val="366C57DD"/>
    <w:rsid w:val="367589B5"/>
    <w:rsid w:val="367BD051"/>
    <w:rsid w:val="36C6A397"/>
    <w:rsid w:val="36CC740A"/>
    <w:rsid w:val="36EC8D9B"/>
    <w:rsid w:val="36EEC48F"/>
    <w:rsid w:val="37063B47"/>
    <w:rsid w:val="373C7098"/>
    <w:rsid w:val="376F145F"/>
    <w:rsid w:val="37DD61FC"/>
    <w:rsid w:val="38BBFAEB"/>
    <w:rsid w:val="38CA27B1"/>
    <w:rsid w:val="3931CD8E"/>
    <w:rsid w:val="394BF466"/>
    <w:rsid w:val="39812C40"/>
    <w:rsid w:val="3984386D"/>
    <w:rsid w:val="39C86D64"/>
    <w:rsid w:val="39C8BB14"/>
    <w:rsid w:val="39CD4F5F"/>
    <w:rsid w:val="3A3FEB5B"/>
    <w:rsid w:val="3A4054E6"/>
    <w:rsid w:val="3A52A117"/>
    <w:rsid w:val="3A52AECE"/>
    <w:rsid w:val="3A7785BF"/>
    <w:rsid w:val="3AB85EBD"/>
    <w:rsid w:val="3ABE75EE"/>
    <w:rsid w:val="3B0CF819"/>
    <w:rsid w:val="3B57C7E4"/>
    <w:rsid w:val="3B699FA4"/>
    <w:rsid w:val="3BB0ABB0"/>
    <w:rsid w:val="3BC7BDD4"/>
    <w:rsid w:val="3BEB91F5"/>
    <w:rsid w:val="3C2DC458"/>
    <w:rsid w:val="3C701AE6"/>
    <w:rsid w:val="3C7CEDFF"/>
    <w:rsid w:val="3CA60121"/>
    <w:rsid w:val="3D273168"/>
    <w:rsid w:val="3DA2E4C7"/>
    <w:rsid w:val="3DAA0D76"/>
    <w:rsid w:val="3DFD866E"/>
    <w:rsid w:val="3E3E2F00"/>
    <w:rsid w:val="3E43A773"/>
    <w:rsid w:val="3E5307A1"/>
    <w:rsid w:val="3E565963"/>
    <w:rsid w:val="3E7B9B35"/>
    <w:rsid w:val="3EEAB1D5"/>
    <w:rsid w:val="3F10F1BF"/>
    <w:rsid w:val="3F190ED3"/>
    <w:rsid w:val="3F27620E"/>
    <w:rsid w:val="3F55E4B4"/>
    <w:rsid w:val="3F593295"/>
    <w:rsid w:val="3F6BD46D"/>
    <w:rsid w:val="3F78AE53"/>
    <w:rsid w:val="3F7F5506"/>
    <w:rsid w:val="3F8F1F71"/>
    <w:rsid w:val="3F931237"/>
    <w:rsid w:val="3FA32EC6"/>
    <w:rsid w:val="3FA6BB46"/>
    <w:rsid w:val="402A3535"/>
    <w:rsid w:val="4083E142"/>
    <w:rsid w:val="40FF00AA"/>
    <w:rsid w:val="415098C6"/>
    <w:rsid w:val="419B547D"/>
    <w:rsid w:val="419F45EF"/>
    <w:rsid w:val="41A558C2"/>
    <w:rsid w:val="42362324"/>
    <w:rsid w:val="423FA592"/>
    <w:rsid w:val="424260B1"/>
    <w:rsid w:val="428820FF"/>
    <w:rsid w:val="4296CE68"/>
    <w:rsid w:val="429745FB"/>
    <w:rsid w:val="42C26459"/>
    <w:rsid w:val="42D37314"/>
    <w:rsid w:val="435FEE10"/>
    <w:rsid w:val="4384215C"/>
    <w:rsid w:val="43BF1AA0"/>
    <w:rsid w:val="4437282E"/>
    <w:rsid w:val="443A0BB4"/>
    <w:rsid w:val="443CCE4F"/>
    <w:rsid w:val="444D9C16"/>
    <w:rsid w:val="44A7A0ED"/>
    <w:rsid w:val="44D80093"/>
    <w:rsid w:val="44DD283B"/>
    <w:rsid w:val="450D6E6B"/>
    <w:rsid w:val="451F2721"/>
    <w:rsid w:val="4521F745"/>
    <w:rsid w:val="454878A7"/>
    <w:rsid w:val="455E2FA1"/>
    <w:rsid w:val="45C17640"/>
    <w:rsid w:val="45D8C0E7"/>
    <w:rsid w:val="461D0CB8"/>
    <w:rsid w:val="462D8A3D"/>
    <w:rsid w:val="463368EF"/>
    <w:rsid w:val="468B7348"/>
    <w:rsid w:val="4698793A"/>
    <w:rsid w:val="46A8CE08"/>
    <w:rsid w:val="4702E223"/>
    <w:rsid w:val="47960AFE"/>
    <w:rsid w:val="479D2AA1"/>
    <w:rsid w:val="4812225D"/>
    <w:rsid w:val="48478CD8"/>
    <w:rsid w:val="4883D30F"/>
    <w:rsid w:val="489465AD"/>
    <w:rsid w:val="48D9E051"/>
    <w:rsid w:val="48F693CB"/>
    <w:rsid w:val="49148EFB"/>
    <w:rsid w:val="49431A95"/>
    <w:rsid w:val="4972CF05"/>
    <w:rsid w:val="497584D5"/>
    <w:rsid w:val="498C2B04"/>
    <w:rsid w:val="498FECE6"/>
    <w:rsid w:val="4993798E"/>
    <w:rsid w:val="4A313B8A"/>
    <w:rsid w:val="4A7CCE36"/>
    <w:rsid w:val="4A9AF1E9"/>
    <w:rsid w:val="4AAFBF47"/>
    <w:rsid w:val="4ABB468B"/>
    <w:rsid w:val="4AE032B1"/>
    <w:rsid w:val="4AF55FD1"/>
    <w:rsid w:val="4B00341F"/>
    <w:rsid w:val="4B27BA25"/>
    <w:rsid w:val="4B6166FE"/>
    <w:rsid w:val="4BBAEA89"/>
    <w:rsid w:val="4BE733D8"/>
    <w:rsid w:val="4BEF3B38"/>
    <w:rsid w:val="4BF923E2"/>
    <w:rsid w:val="4C0B0EDB"/>
    <w:rsid w:val="4C32099F"/>
    <w:rsid w:val="4C3BBB7C"/>
    <w:rsid w:val="4C73E31B"/>
    <w:rsid w:val="4C847A15"/>
    <w:rsid w:val="4C858F57"/>
    <w:rsid w:val="4C901CE2"/>
    <w:rsid w:val="4CB7FE98"/>
    <w:rsid w:val="4CC7052B"/>
    <w:rsid w:val="4D10A8B8"/>
    <w:rsid w:val="4D28B789"/>
    <w:rsid w:val="4DCE9251"/>
    <w:rsid w:val="4E7710DB"/>
    <w:rsid w:val="4E7DAEB5"/>
    <w:rsid w:val="4EB78C10"/>
    <w:rsid w:val="4EE51B3C"/>
    <w:rsid w:val="4EE5BF1B"/>
    <w:rsid w:val="4F43E088"/>
    <w:rsid w:val="4F4F93AF"/>
    <w:rsid w:val="4FB79EFF"/>
    <w:rsid w:val="4FEA73B1"/>
    <w:rsid w:val="4FEBA294"/>
    <w:rsid w:val="500DE05F"/>
    <w:rsid w:val="5062605B"/>
    <w:rsid w:val="507C498D"/>
    <w:rsid w:val="5113AB8B"/>
    <w:rsid w:val="515185AB"/>
    <w:rsid w:val="5172A3CB"/>
    <w:rsid w:val="517366FC"/>
    <w:rsid w:val="517925A4"/>
    <w:rsid w:val="519234A1"/>
    <w:rsid w:val="5194ACCB"/>
    <w:rsid w:val="51E3B24D"/>
    <w:rsid w:val="51EC6665"/>
    <w:rsid w:val="52014ED2"/>
    <w:rsid w:val="5210AE0A"/>
    <w:rsid w:val="523DD1AB"/>
    <w:rsid w:val="52819232"/>
    <w:rsid w:val="52A9CDB3"/>
    <w:rsid w:val="52FED744"/>
    <w:rsid w:val="5303C8D7"/>
    <w:rsid w:val="53298F9C"/>
    <w:rsid w:val="53427CDD"/>
    <w:rsid w:val="535DA3D6"/>
    <w:rsid w:val="5369BCDD"/>
    <w:rsid w:val="53BC42F7"/>
    <w:rsid w:val="53EE067C"/>
    <w:rsid w:val="53F1787B"/>
    <w:rsid w:val="53F3C37D"/>
    <w:rsid w:val="54032873"/>
    <w:rsid w:val="5418B65A"/>
    <w:rsid w:val="541F66B6"/>
    <w:rsid w:val="542BCB42"/>
    <w:rsid w:val="543855C1"/>
    <w:rsid w:val="5452E69B"/>
    <w:rsid w:val="5484F2DC"/>
    <w:rsid w:val="54973E75"/>
    <w:rsid w:val="54ADCE04"/>
    <w:rsid w:val="54EBAA95"/>
    <w:rsid w:val="55178C8D"/>
    <w:rsid w:val="551DCA11"/>
    <w:rsid w:val="553FFA59"/>
    <w:rsid w:val="55A8CD3F"/>
    <w:rsid w:val="55BBAF6B"/>
    <w:rsid w:val="55F85374"/>
    <w:rsid w:val="56033AE0"/>
    <w:rsid w:val="562B25C7"/>
    <w:rsid w:val="5637AA81"/>
    <w:rsid w:val="56A85F7E"/>
    <w:rsid w:val="56A928F0"/>
    <w:rsid w:val="56C05C6E"/>
    <w:rsid w:val="56DD1C9C"/>
    <w:rsid w:val="574601AC"/>
    <w:rsid w:val="574E5052"/>
    <w:rsid w:val="575B65DE"/>
    <w:rsid w:val="577B2112"/>
    <w:rsid w:val="578D64D2"/>
    <w:rsid w:val="57978C88"/>
    <w:rsid w:val="57E23D6D"/>
    <w:rsid w:val="5849EAB8"/>
    <w:rsid w:val="588F7B44"/>
    <w:rsid w:val="58B2FFF3"/>
    <w:rsid w:val="58F0D5AF"/>
    <w:rsid w:val="591FE9FE"/>
    <w:rsid w:val="594FC9EA"/>
    <w:rsid w:val="5979BD48"/>
    <w:rsid w:val="59A835ED"/>
    <w:rsid w:val="5A1D3576"/>
    <w:rsid w:val="5A2F944A"/>
    <w:rsid w:val="5A5239DD"/>
    <w:rsid w:val="5A8786B8"/>
    <w:rsid w:val="5A8B4F66"/>
    <w:rsid w:val="5AB3415A"/>
    <w:rsid w:val="5B0E7DBA"/>
    <w:rsid w:val="5B4587C2"/>
    <w:rsid w:val="5B5B6F5A"/>
    <w:rsid w:val="5B5D84AB"/>
    <w:rsid w:val="5B87869F"/>
    <w:rsid w:val="5C120E9B"/>
    <w:rsid w:val="5C364BFD"/>
    <w:rsid w:val="5C424058"/>
    <w:rsid w:val="5CD5F1D4"/>
    <w:rsid w:val="5CF26C1F"/>
    <w:rsid w:val="5D284115"/>
    <w:rsid w:val="5D5B504B"/>
    <w:rsid w:val="5D851524"/>
    <w:rsid w:val="5DA92DAF"/>
    <w:rsid w:val="5DABFE24"/>
    <w:rsid w:val="5DFC2A01"/>
    <w:rsid w:val="5DFE12F6"/>
    <w:rsid w:val="5E09A4C5"/>
    <w:rsid w:val="5E129E7F"/>
    <w:rsid w:val="5E258BA6"/>
    <w:rsid w:val="5E28C36C"/>
    <w:rsid w:val="5E292B48"/>
    <w:rsid w:val="5E613A99"/>
    <w:rsid w:val="5E7AFB16"/>
    <w:rsid w:val="5E7C817D"/>
    <w:rsid w:val="5E8DEA27"/>
    <w:rsid w:val="5EE0B5A1"/>
    <w:rsid w:val="5F2C2C9F"/>
    <w:rsid w:val="5F93DF25"/>
    <w:rsid w:val="5F9C0C6A"/>
    <w:rsid w:val="5FCC5EFD"/>
    <w:rsid w:val="600063FC"/>
    <w:rsid w:val="600A8439"/>
    <w:rsid w:val="60183920"/>
    <w:rsid w:val="602498BB"/>
    <w:rsid w:val="60282C98"/>
    <w:rsid w:val="6028C0C8"/>
    <w:rsid w:val="604B47B3"/>
    <w:rsid w:val="606425CC"/>
    <w:rsid w:val="61235FD6"/>
    <w:rsid w:val="622D8539"/>
    <w:rsid w:val="62583515"/>
    <w:rsid w:val="6293BD39"/>
    <w:rsid w:val="62A4063F"/>
    <w:rsid w:val="62D17B59"/>
    <w:rsid w:val="6322CB48"/>
    <w:rsid w:val="638B9E5A"/>
    <w:rsid w:val="63C4FF6F"/>
    <w:rsid w:val="64431EF1"/>
    <w:rsid w:val="645A353D"/>
    <w:rsid w:val="645B4C90"/>
    <w:rsid w:val="64DCFD05"/>
    <w:rsid w:val="651EF941"/>
    <w:rsid w:val="6536FE01"/>
    <w:rsid w:val="6582D256"/>
    <w:rsid w:val="6601E1BC"/>
    <w:rsid w:val="66720E27"/>
    <w:rsid w:val="66B3A000"/>
    <w:rsid w:val="66CC9FA9"/>
    <w:rsid w:val="66F81F9F"/>
    <w:rsid w:val="670F91E8"/>
    <w:rsid w:val="6756C6B9"/>
    <w:rsid w:val="67B69493"/>
    <w:rsid w:val="6822C7E4"/>
    <w:rsid w:val="68343127"/>
    <w:rsid w:val="683F0456"/>
    <w:rsid w:val="6868E1F5"/>
    <w:rsid w:val="68FF8465"/>
    <w:rsid w:val="69013D3E"/>
    <w:rsid w:val="690D2643"/>
    <w:rsid w:val="69171DC1"/>
    <w:rsid w:val="69536F7B"/>
    <w:rsid w:val="698436D8"/>
    <w:rsid w:val="69BE9FCC"/>
    <w:rsid w:val="6A15F61F"/>
    <w:rsid w:val="6A1C2436"/>
    <w:rsid w:val="6A1F179A"/>
    <w:rsid w:val="6A5CB841"/>
    <w:rsid w:val="6A8D5785"/>
    <w:rsid w:val="6AD2699B"/>
    <w:rsid w:val="6AFC667F"/>
    <w:rsid w:val="6B557E54"/>
    <w:rsid w:val="6B69424C"/>
    <w:rsid w:val="6B847B37"/>
    <w:rsid w:val="6B91EA62"/>
    <w:rsid w:val="6BBCF134"/>
    <w:rsid w:val="6BC5D7CC"/>
    <w:rsid w:val="6BCCB961"/>
    <w:rsid w:val="6BDF7F39"/>
    <w:rsid w:val="6BF4F1E5"/>
    <w:rsid w:val="6C13BA83"/>
    <w:rsid w:val="6C2FBA92"/>
    <w:rsid w:val="6C4C085F"/>
    <w:rsid w:val="6D009599"/>
    <w:rsid w:val="6D200137"/>
    <w:rsid w:val="6D8A0456"/>
    <w:rsid w:val="6D9E9FED"/>
    <w:rsid w:val="6DB21C65"/>
    <w:rsid w:val="6DEEC71B"/>
    <w:rsid w:val="6E734EC0"/>
    <w:rsid w:val="6EAC7824"/>
    <w:rsid w:val="6ED9F3B0"/>
    <w:rsid w:val="6F2508DB"/>
    <w:rsid w:val="6F44750D"/>
    <w:rsid w:val="6FDF7128"/>
    <w:rsid w:val="705075A2"/>
    <w:rsid w:val="7131539A"/>
    <w:rsid w:val="7166BB9A"/>
    <w:rsid w:val="71EA8F52"/>
    <w:rsid w:val="720232E9"/>
    <w:rsid w:val="724CC660"/>
    <w:rsid w:val="7253755B"/>
    <w:rsid w:val="72C7BF51"/>
    <w:rsid w:val="72D4F84D"/>
    <w:rsid w:val="7300661B"/>
    <w:rsid w:val="733A9466"/>
    <w:rsid w:val="73568A03"/>
    <w:rsid w:val="73804900"/>
    <w:rsid w:val="73A0F436"/>
    <w:rsid w:val="73E82B17"/>
    <w:rsid w:val="74821288"/>
    <w:rsid w:val="749ADAE4"/>
    <w:rsid w:val="74CAAF7B"/>
    <w:rsid w:val="74ED2C8E"/>
    <w:rsid w:val="74F230F0"/>
    <w:rsid w:val="75354774"/>
    <w:rsid w:val="759DBE61"/>
    <w:rsid w:val="75BD20F6"/>
    <w:rsid w:val="75D1AF34"/>
    <w:rsid w:val="75D2B56B"/>
    <w:rsid w:val="763CC823"/>
    <w:rsid w:val="7640688E"/>
    <w:rsid w:val="7661182A"/>
    <w:rsid w:val="768B3A0C"/>
    <w:rsid w:val="76E7A1E0"/>
    <w:rsid w:val="771983DD"/>
    <w:rsid w:val="77338C26"/>
    <w:rsid w:val="77B18D4A"/>
    <w:rsid w:val="77F84274"/>
    <w:rsid w:val="78D219D0"/>
    <w:rsid w:val="78D828D1"/>
    <w:rsid w:val="7937ECE6"/>
    <w:rsid w:val="79A13DEC"/>
    <w:rsid w:val="79CE64B3"/>
    <w:rsid w:val="7A224C95"/>
    <w:rsid w:val="7A98BE5B"/>
    <w:rsid w:val="7B0084C4"/>
    <w:rsid w:val="7B10D0D2"/>
    <w:rsid w:val="7B6805B6"/>
    <w:rsid w:val="7B6B9731"/>
    <w:rsid w:val="7B99A44E"/>
    <w:rsid w:val="7B9B398F"/>
    <w:rsid w:val="7BB8CCD9"/>
    <w:rsid w:val="7C4108C2"/>
    <w:rsid w:val="7C420D06"/>
    <w:rsid w:val="7C4DFD78"/>
    <w:rsid w:val="7C92FC55"/>
    <w:rsid w:val="7CA0CA79"/>
    <w:rsid w:val="7CCDAD01"/>
    <w:rsid w:val="7CDB50F5"/>
    <w:rsid w:val="7D079394"/>
    <w:rsid w:val="7D6299C0"/>
    <w:rsid w:val="7D7CDCEF"/>
    <w:rsid w:val="7DB02F0C"/>
    <w:rsid w:val="7DBA2089"/>
    <w:rsid w:val="7E0DCDE5"/>
    <w:rsid w:val="7E34CE98"/>
    <w:rsid w:val="7E8C0547"/>
    <w:rsid w:val="7E91F46D"/>
    <w:rsid w:val="7E959ACA"/>
    <w:rsid w:val="7EB8F816"/>
    <w:rsid w:val="7F535D25"/>
    <w:rsid w:val="7F6C094A"/>
    <w:rsid w:val="7FDF8939"/>
    <w:rsid w:val="7FE0C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FBFA7"/>
  <w14:defaultImageDpi w14:val="300"/>
  <w15:docId w15:val="{B1215E5C-3483-43AA-BA29-2DE6F6F9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FD74AF"/>
  </w:style>
  <w:style w:type="paragraph" w:styleId="Heading1">
    <w:name w:val="heading 1"/>
    <w:basedOn w:val="Normal"/>
    <w:next w:val="Normal"/>
    <w:link w:val="Heading1Char"/>
    <w:uiPriority w:val="9"/>
    <w:qFormat/>
    <w:rsid w:val="009840FA"/>
    <w:pPr>
      <w:keepNext/>
      <w:keepLines/>
      <w:numPr>
        <w:numId w:val="13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0FA"/>
    <w:pPr>
      <w:keepNext/>
      <w:keepLines/>
      <w:numPr>
        <w:ilvl w:val="1"/>
        <w:numId w:val="13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0FA"/>
    <w:pPr>
      <w:keepNext/>
      <w:keepLines/>
      <w:numPr>
        <w:ilvl w:val="2"/>
        <w:numId w:val="13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0FA"/>
    <w:pPr>
      <w:keepNext/>
      <w:keepLines/>
      <w:numPr>
        <w:ilvl w:val="3"/>
        <w:numId w:val="13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40FA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A7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A7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A7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A7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0FA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840FA"/>
  </w:style>
  <w:style w:type="paragraph" w:styleId="Footer">
    <w:name w:val="footer"/>
    <w:basedOn w:val="Normal"/>
    <w:link w:val="FooterChar"/>
    <w:uiPriority w:val="99"/>
    <w:unhideWhenUsed/>
    <w:rsid w:val="009840FA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840FA"/>
  </w:style>
  <w:style w:type="character" w:styleId="PageNumber">
    <w:name w:val="page number"/>
    <w:basedOn w:val="DefaultParagraphFont"/>
    <w:uiPriority w:val="99"/>
    <w:semiHidden/>
    <w:unhideWhenUsed/>
    <w:rsid w:val="009840FA"/>
  </w:style>
  <w:style w:type="character" w:styleId="Heading1Char" w:customStyle="1">
    <w:name w:val="Heading 1 Char"/>
    <w:basedOn w:val="DefaultParagraphFont"/>
    <w:link w:val="Heading1"/>
    <w:uiPriority w:val="9"/>
    <w:rsid w:val="009840FA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840F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840FA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9840FA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sid w:val="009840FA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ookTitle">
    <w:name w:val="Book Title"/>
    <w:basedOn w:val="DefaultParagraphFont"/>
    <w:uiPriority w:val="33"/>
    <w:qFormat/>
    <w:rsid w:val="009840FA"/>
    <w:rPr>
      <w:b/>
      <w:bCs/>
      <w:smallCaps/>
      <w:spacing w:val="5"/>
    </w:rPr>
  </w:style>
  <w:style w:type="paragraph" w:styleId="ListNumber">
    <w:name w:val="List Number"/>
    <w:basedOn w:val="Normal"/>
    <w:uiPriority w:val="99"/>
    <w:unhideWhenUsed/>
    <w:rsid w:val="009840F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9840FA"/>
    <w:pPr>
      <w:numPr>
        <w:numId w:val="7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840F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9840FA"/>
  </w:style>
  <w:style w:type="paragraph" w:styleId="ListBullet">
    <w:name w:val="List Bullet"/>
    <w:basedOn w:val="Normal"/>
    <w:uiPriority w:val="99"/>
    <w:unhideWhenUsed/>
    <w:rsid w:val="009840F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9840FA"/>
    <w:pPr>
      <w:numPr>
        <w:numId w:val="2"/>
      </w:numPr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497276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497276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497276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497276"/>
  </w:style>
  <w:style w:type="paragraph" w:styleId="BodyTextIndent2">
    <w:name w:val="Body Text Indent 2"/>
    <w:basedOn w:val="Normal"/>
    <w:link w:val="BodyTextIndent2Char"/>
    <w:uiPriority w:val="99"/>
    <w:unhideWhenUsed/>
    <w:rsid w:val="00497276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497276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97276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497276"/>
  </w:style>
  <w:style w:type="paragraph" w:styleId="TOC1">
    <w:name w:val="toc 1"/>
    <w:basedOn w:val="Normal"/>
    <w:next w:val="Normal"/>
    <w:autoRedefine/>
    <w:uiPriority w:val="39"/>
    <w:unhideWhenUsed/>
    <w:rsid w:val="00497276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497276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97276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9727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9727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9727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9727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9727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97276"/>
    <w:pPr>
      <w:ind w:left="1920"/>
    </w:pPr>
    <w:rPr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56A7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56A7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56A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56A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9D278F"/>
    <w:pPr>
      <w:numPr>
        <w:numId w:val="0"/>
      </w:num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D278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4ECF"/>
    <w:pPr>
      <w:ind w:left="720"/>
      <w:contextualSpacing/>
    </w:pPr>
  </w:style>
  <w:style w:type="paragraph" w:styleId="NoSpacing">
    <w:name w:val="No Spacing"/>
    <w:uiPriority w:val="1"/>
    <w:qFormat/>
    <w:rsid w:val="009E3CC7"/>
  </w:style>
  <w:style w:type="character" w:styleId="CommentReference">
    <w:name w:val="annotation reference"/>
    <w:basedOn w:val="DefaultParagraphFont"/>
    <w:uiPriority w:val="99"/>
    <w:semiHidden/>
    <w:unhideWhenUsed/>
    <w:rsid w:val="00FB60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0F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B60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0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B60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microsoft.com/office/2020/10/relationships/intelligence" Target="intelligence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EC32F2-1A6E-3A4B-B847-7BE8F68448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Catalin Roman</dc:creator>
  <keywords/>
  <dc:description/>
  <lastModifiedBy>Valerie Barker</lastModifiedBy>
  <revision>996</revision>
  <dcterms:created xsi:type="dcterms:W3CDTF">2025-11-02T03:15:00.0000000Z</dcterms:created>
  <dcterms:modified xsi:type="dcterms:W3CDTF">2025-11-14T10:31:02.5251419Z</dcterms:modified>
</coreProperties>
</file>